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D7CD4AF" w14:textId="21640E76" w:rsidR="008168F9" w:rsidRPr="00437839" w:rsidRDefault="00537AB1">
              <w:pPr>
                <w:pStyle w:val="NoSpacing"/>
                <w:jc w:val="center"/>
                <w:rPr>
                  <w:rFonts w:ascii="Bell MT" w:hAnsi="Bell MT"/>
                  <w:sz w:val="28"/>
                  <w:szCs w:val="28"/>
                </w:rPr>
              </w:pPr>
              <w:r>
                <w:rPr>
                  <w:rFonts w:ascii="Bell MT" w:hAnsi="Bell MT"/>
                  <w:sz w:val="28"/>
                  <w:szCs w:val="28"/>
                </w:rPr>
                <w:t>Report</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FB778E" w:rsidRPr="008168F9" w:rsidRDefault="00FB778E">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FB778E" w:rsidRPr="008168F9" w:rsidRDefault="00FB778E">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FB778E" w:rsidRDefault="00FB778E">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0,0l0,21600,21600,21600,21600,0xe">
                    <v:stroke joinstyle="miter"/>
                    <v:path gradientshapeok="t" o:connecttype="rect"/>
                  </v:shapetype>
                  <v:shape id="Text_x0020_Box_x0020_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FB778E" w:rsidRPr="008168F9" w:rsidRDefault="00FB778E">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FB778E" w:rsidRPr="008168F9" w:rsidRDefault="00FB778E">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FB778E" w:rsidRDefault="00FB778E">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r w:rsidRPr="00437839">
        <w:rPr>
          <w:rStyle w:val="Emphasis"/>
          <w:rFonts w:ascii="Bell MT" w:hAnsi="Bell MT"/>
        </w:rPr>
        <w:t>for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1A9AFABE"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Aiswarya</w:t>
      </w:r>
      <w:proofErr w:type="spellEnd"/>
      <w:r w:rsidRPr="00426ACC">
        <w:rPr>
          <w:rFonts w:ascii="Bell MT" w:eastAsia="Times New Roman" w:hAnsi="Bell MT"/>
          <w:color w:val="404040" w:themeColor="text1" w:themeTint="BF"/>
          <w:sz w:val="24"/>
          <w:szCs w:val="24"/>
          <w:lang w:eastAsia="en-US"/>
        </w:rPr>
        <w:t xml:space="preserve"> Jami</w:t>
      </w:r>
    </w:p>
    <w:p w14:paraId="6BEDE9CB" w14:textId="77777777" w:rsidR="00426ACC" w:rsidRPr="00426ACC" w:rsidRDefault="008168F9" w:rsidP="008168F9">
      <w:pPr>
        <w:pStyle w:val="NoSpacing"/>
        <w:jc w:val="center"/>
        <w:rPr>
          <w:rFonts w:ascii="Bell MT" w:eastAsia="Times New Roman" w:hAnsi="Bell MT"/>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Akshay</w:t>
      </w:r>
      <w:proofErr w:type="spellEnd"/>
      <w:r w:rsidRPr="00426ACC">
        <w:rPr>
          <w:rFonts w:ascii="Bell MT" w:eastAsia="Times New Roman" w:hAnsi="Bell MT"/>
          <w:color w:val="404040" w:themeColor="text1" w:themeTint="BF"/>
          <w:sz w:val="24"/>
          <w:szCs w:val="24"/>
          <w:lang w:eastAsia="en-US"/>
        </w:rPr>
        <w:t xml:space="preserve"> Tata</w:t>
      </w:r>
      <w:r w:rsidR="00426ACC" w:rsidRPr="00426ACC">
        <w:rPr>
          <w:rFonts w:ascii="Bell MT" w:eastAsia="Times New Roman" w:hAnsi="Bell MT"/>
          <w:color w:val="404040" w:themeColor="text1" w:themeTint="BF"/>
          <w:sz w:val="24"/>
          <w:szCs w:val="24"/>
          <w:lang w:eastAsia="en-US"/>
        </w:rPr>
        <w:t xml:space="preserve"> </w:t>
      </w:r>
    </w:p>
    <w:p w14:paraId="4691F881" w14:textId="212F06C3" w:rsidR="008168F9" w:rsidRPr="00426ACC" w:rsidRDefault="00426ACC"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 xml:space="preserve">Brenda </w:t>
      </w:r>
      <w:proofErr w:type="spellStart"/>
      <w:r w:rsidRPr="00426ACC">
        <w:rPr>
          <w:rFonts w:ascii="Bell MT" w:eastAsia="Times New Roman" w:hAnsi="Bell MT"/>
          <w:color w:val="404040" w:themeColor="text1" w:themeTint="BF"/>
          <w:sz w:val="24"/>
          <w:szCs w:val="24"/>
          <w:lang w:eastAsia="en-US"/>
        </w:rPr>
        <w:t>Martis</w:t>
      </w:r>
      <w:proofErr w:type="spellEnd"/>
    </w:p>
    <w:p w14:paraId="6D16B7C4" w14:textId="2E722409" w:rsidR="00426ACC"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 xml:space="preserve">Devi </w:t>
      </w:r>
      <w:proofErr w:type="spellStart"/>
      <w:r w:rsidRPr="00426ACC">
        <w:rPr>
          <w:rFonts w:ascii="Bell MT" w:eastAsia="Times New Roman" w:hAnsi="Bell MT"/>
          <w:color w:val="404040" w:themeColor="text1" w:themeTint="BF"/>
          <w:sz w:val="24"/>
          <w:szCs w:val="24"/>
          <w:lang w:eastAsia="en-US"/>
        </w:rPr>
        <w:t>Snigdha</w:t>
      </w:r>
      <w:proofErr w:type="spellEnd"/>
      <w:r w:rsidRPr="00426ACC">
        <w:rPr>
          <w:rFonts w:ascii="Bell MT" w:eastAsia="Times New Roman" w:hAnsi="Bell MT"/>
          <w:color w:val="404040" w:themeColor="text1" w:themeTint="BF"/>
          <w:sz w:val="24"/>
          <w:szCs w:val="24"/>
          <w:lang w:eastAsia="en-US"/>
        </w:rPr>
        <w:t xml:space="preserve"> </w:t>
      </w:r>
      <w:proofErr w:type="spellStart"/>
      <w:r w:rsidRPr="00426ACC">
        <w:rPr>
          <w:rFonts w:ascii="Bell MT" w:eastAsia="Times New Roman" w:hAnsi="Bell MT"/>
          <w:color w:val="404040" w:themeColor="text1" w:themeTint="BF"/>
          <w:sz w:val="24"/>
          <w:szCs w:val="24"/>
          <w:lang w:eastAsia="en-US"/>
        </w:rPr>
        <w:t>Muppala</w:t>
      </w:r>
      <w:proofErr w:type="spellEnd"/>
    </w:p>
    <w:p w14:paraId="1997978B" w14:textId="37BA7407" w:rsidR="00426ACC" w:rsidRPr="00426ACC" w:rsidRDefault="00426ACC" w:rsidP="00426ACC">
      <w:pPr>
        <w:pStyle w:val="NoSpacing"/>
        <w:jc w:val="center"/>
        <w:rPr>
          <w:rFonts w:ascii="Bell MT" w:hAnsi="Bell MT"/>
          <w:color w:val="404040" w:themeColor="text1" w:themeTint="BF"/>
          <w:sz w:val="24"/>
          <w:szCs w:val="24"/>
        </w:rPr>
      </w:pPr>
      <w:r w:rsidRPr="00426ACC">
        <w:rPr>
          <w:rFonts w:ascii="Bell MT" w:hAnsi="Bell MT"/>
          <w:color w:val="404040" w:themeColor="text1" w:themeTint="BF"/>
          <w:sz w:val="24"/>
          <w:szCs w:val="24"/>
        </w:rPr>
        <w:t xml:space="preserve">Harish </w:t>
      </w:r>
      <w:proofErr w:type="spellStart"/>
      <w:r w:rsidRPr="00426ACC">
        <w:rPr>
          <w:rFonts w:ascii="Bell MT" w:hAnsi="Bell MT"/>
          <w:color w:val="404040" w:themeColor="text1" w:themeTint="BF"/>
          <w:sz w:val="24"/>
          <w:szCs w:val="24"/>
        </w:rPr>
        <w:t>Sethumadhavan</w:t>
      </w:r>
      <w:proofErr w:type="spellEnd"/>
    </w:p>
    <w:p w14:paraId="68F75084" w14:textId="6BDD4BD4" w:rsidR="008168F9"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 xml:space="preserve">Joao </w:t>
      </w:r>
      <w:proofErr w:type="spellStart"/>
      <w:r w:rsidRPr="00426ACC">
        <w:rPr>
          <w:rFonts w:ascii="Bell MT" w:eastAsia="Times New Roman" w:hAnsi="Bell MT"/>
          <w:color w:val="404040" w:themeColor="text1" w:themeTint="BF"/>
          <w:sz w:val="24"/>
          <w:szCs w:val="24"/>
          <w:lang w:eastAsia="en-US"/>
        </w:rPr>
        <w:t>Curcio</w:t>
      </w:r>
      <w:proofErr w:type="spellEnd"/>
    </w:p>
    <w:p w14:paraId="018223E2"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Sania</w:t>
      </w:r>
      <w:proofErr w:type="spellEnd"/>
      <w:r w:rsidRPr="00426ACC">
        <w:rPr>
          <w:rFonts w:ascii="Bell MT" w:eastAsia="Times New Roman" w:hAnsi="Bell MT"/>
          <w:color w:val="404040" w:themeColor="text1" w:themeTint="BF"/>
          <w:sz w:val="24"/>
          <w:szCs w:val="24"/>
          <w:lang w:eastAsia="en-US"/>
        </w:rPr>
        <w:t xml:space="preserve"> </w:t>
      </w:r>
      <w:proofErr w:type="spellStart"/>
      <w:r w:rsidRPr="00426ACC">
        <w:rPr>
          <w:rFonts w:ascii="Bell MT" w:eastAsia="Times New Roman" w:hAnsi="Bell MT"/>
          <w:color w:val="404040" w:themeColor="text1" w:themeTint="BF"/>
          <w:sz w:val="24"/>
          <w:szCs w:val="24"/>
          <w:lang w:eastAsia="en-US"/>
        </w:rPr>
        <w:t>Nagpal</w:t>
      </w:r>
      <w:proofErr w:type="spellEnd"/>
    </w:p>
    <w:p w14:paraId="4475A8FE" w14:textId="77777777" w:rsidR="008168F9"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46221FEF" w14:textId="77777777" w:rsidR="006263D1"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4428556" w:history="1">
            <w:r w:rsidR="006263D1" w:rsidRPr="00164999">
              <w:rPr>
                <w:rStyle w:val="Hyperlink"/>
                <w:rFonts w:ascii="Bell MT" w:hAnsi="Bell MT"/>
                <w:noProof/>
              </w:rPr>
              <w:t>1</w:t>
            </w:r>
            <w:r w:rsidR="006263D1">
              <w:rPr>
                <w:rFonts w:asciiTheme="minorHAnsi" w:hAnsiTheme="minorHAnsi" w:cstheme="minorBidi"/>
                <w:noProof/>
                <w:sz w:val="22"/>
                <w:szCs w:val="22"/>
              </w:rPr>
              <w:tab/>
            </w:r>
            <w:r w:rsidR="006263D1" w:rsidRPr="00164999">
              <w:rPr>
                <w:rStyle w:val="Hyperlink"/>
                <w:rFonts w:ascii="Bell MT" w:hAnsi="Bell MT"/>
                <w:noProof/>
              </w:rPr>
              <w:t>Introduction</w:t>
            </w:r>
            <w:r w:rsidR="006263D1">
              <w:rPr>
                <w:noProof/>
                <w:webHidden/>
              </w:rPr>
              <w:tab/>
            </w:r>
            <w:r w:rsidR="006263D1">
              <w:rPr>
                <w:noProof/>
                <w:webHidden/>
              </w:rPr>
              <w:fldChar w:fldCharType="begin"/>
            </w:r>
            <w:r w:rsidR="006263D1">
              <w:rPr>
                <w:noProof/>
                <w:webHidden/>
              </w:rPr>
              <w:instrText xml:space="preserve"> PAGEREF _Toc434428556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62FE0C7"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57" w:history="1">
            <w:r w:rsidR="006263D1" w:rsidRPr="00164999">
              <w:rPr>
                <w:rStyle w:val="Hyperlink"/>
                <w:rFonts w:ascii="Bell MT" w:hAnsi="Bell MT"/>
                <w:noProof/>
                <w:lang w:eastAsia="zh-CN"/>
              </w:rPr>
              <w:t>1.1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general overview</w:t>
            </w:r>
            <w:r w:rsidR="006263D1">
              <w:rPr>
                <w:noProof/>
                <w:webHidden/>
              </w:rPr>
              <w:tab/>
            </w:r>
            <w:r w:rsidR="006263D1">
              <w:rPr>
                <w:noProof/>
                <w:webHidden/>
              </w:rPr>
              <w:fldChar w:fldCharType="begin"/>
            </w:r>
            <w:r w:rsidR="006263D1">
              <w:rPr>
                <w:noProof/>
                <w:webHidden/>
              </w:rPr>
              <w:instrText xml:space="preserve"> PAGEREF _Toc434428557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5CEFAAD"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58" w:history="1">
            <w:r w:rsidR="006263D1" w:rsidRPr="00164999">
              <w:rPr>
                <w:rStyle w:val="Hyperlink"/>
                <w:rFonts w:ascii="Bell MT" w:hAnsi="Bell MT"/>
                <w:noProof/>
                <w:lang w:eastAsia="zh-CN"/>
              </w:rPr>
              <w:t>1.1.1</w:t>
            </w:r>
            <w:r w:rsidR="006263D1">
              <w:rPr>
                <w:rFonts w:asciiTheme="minorHAnsi" w:hAnsiTheme="minorHAnsi" w:cstheme="minorBidi"/>
                <w:noProof/>
                <w:sz w:val="22"/>
                <w:szCs w:val="22"/>
              </w:rPr>
              <w:tab/>
            </w:r>
            <w:r w:rsidR="006263D1" w:rsidRPr="00164999">
              <w:rPr>
                <w:rStyle w:val="Hyperlink"/>
                <w:rFonts w:ascii="Bell MT" w:hAnsi="Bell MT"/>
                <w:noProof/>
              </w:rPr>
              <w:t>Purpose and Scope</w:t>
            </w:r>
            <w:r w:rsidR="006263D1">
              <w:rPr>
                <w:noProof/>
                <w:webHidden/>
              </w:rPr>
              <w:tab/>
            </w:r>
            <w:r w:rsidR="006263D1">
              <w:rPr>
                <w:noProof/>
                <w:webHidden/>
              </w:rPr>
              <w:fldChar w:fldCharType="begin"/>
            </w:r>
            <w:r w:rsidR="006263D1">
              <w:rPr>
                <w:noProof/>
                <w:webHidden/>
              </w:rPr>
              <w:instrText xml:space="preserve"> PAGEREF _Toc434428558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40738428"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59" w:history="1">
            <w:r w:rsidR="006263D1" w:rsidRPr="00164999">
              <w:rPr>
                <w:rStyle w:val="Hyperlink"/>
                <w:rFonts w:ascii="Bell MT" w:hAnsi="Bell MT"/>
                <w:noProof/>
                <w:lang w:eastAsia="zh-CN"/>
              </w:rPr>
              <w:t>1.1.2</w:t>
            </w:r>
            <w:r w:rsidR="006263D1">
              <w:rPr>
                <w:rFonts w:asciiTheme="minorHAnsi" w:hAnsiTheme="minorHAnsi" w:cstheme="minorBidi"/>
                <w:noProof/>
                <w:sz w:val="22"/>
                <w:szCs w:val="22"/>
              </w:rPr>
              <w:tab/>
            </w:r>
            <w:r w:rsidR="006263D1" w:rsidRPr="00164999">
              <w:rPr>
                <w:rStyle w:val="Hyperlink"/>
                <w:rFonts w:ascii="Bell MT" w:hAnsi="Bell MT"/>
                <w:noProof/>
              </w:rPr>
              <w:t>Objectives and Goals</w:t>
            </w:r>
            <w:r w:rsidR="006263D1">
              <w:rPr>
                <w:noProof/>
                <w:webHidden/>
              </w:rPr>
              <w:tab/>
            </w:r>
            <w:r w:rsidR="006263D1">
              <w:rPr>
                <w:noProof/>
                <w:webHidden/>
              </w:rPr>
              <w:fldChar w:fldCharType="begin"/>
            </w:r>
            <w:r w:rsidR="006263D1">
              <w:rPr>
                <w:noProof/>
                <w:webHidden/>
              </w:rPr>
              <w:instrText xml:space="preserve"> PAGEREF _Toc434428559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AA1CD0C"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60" w:history="1">
            <w:r w:rsidR="006263D1" w:rsidRPr="00164999">
              <w:rPr>
                <w:rStyle w:val="Hyperlink"/>
                <w:rFonts w:ascii="Bell MT" w:hAnsi="Bell MT"/>
                <w:noProof/>
                <w:lang w:eastAsia="zh-CN"/>
              </w:rPr>
              <w:t>1.2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Current systems</w:t>
            </w:r>
            <w:r w:rsidR="006263D1">
              <w:rPr>
                <w:noProof/>
                <w:webHidden/>
              </w:rPr>
              <w:tab/>
            </w:r>
            <w:r w:rsidR="006263D1">
              <w:rPr>
                <w:noProof/>
                <w:webHidden/>
              </w:rPr>
              <w:fldChar w:fldCharType="begin"/>
            </w:r>
            <w:r w:rsidR="006263D1">
              <w:rPr>
                <w:noProof/>
                <w:webHidden/>
              </w:rPr>
              <w:instrText xml:space="preserve"> PAGEREF _Toc434428560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C440906" w14:textId="77777777" w:rsidR="006263D1" w:rsidRDefault="00FB778E">
          <w:pPr>
            <w:pStyle w:val="TOC1"/>
            <w:tabs>
              <w:tab w:val="left" w:pos="440"/>
              <w:tab w:val="right" w:leader="dot" w:pos="9350"/>
            </w:tabs>
            <w:rPr>
              <w:rFonts w:asciiTheme="minorHAnsi" w:hAnsiTheme="minorHAnsi" w:cstheme="minorBidi"/>
              <w:noProof/>
              <w:sz w:val="22"/>
              <w:szCs w:val="22"/>
            </w:rPr>
          </w:pPr>
          <w:hyperlink w:anchor="_Toc434428561" w:history="1">
            <w:r w:rsidR="006263D1" w:rsidRPr="00164999">
              <w:rPr>
                <w:rStyle w:val="Hyperlink"/>
                <w:rFonts w:ascii="Bell MT" w:hAnsi="Bell MT"/>
                <w:noProof/>
              </w:rPr>
              <w:t>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Proposed System </w:t>
            </w:r>
            <w:r w:rsidR="006263D1" w:rsidRPr="00164999">
              <w:rPr>
                <w:rStyle w:val="Hyperlink"/>
                <w:rFonts w:ascii="Bell MT" w:hAnsi="Bell MT"/>
                <w:noProof/>
              </w:rPr>
              <w:t>Requirements</w:t>
            </w:r>
            <w:r w:rsidR="006263D1">
              <w:rPr>
                <w:noProof/>
                <w:webHidden/>
              </w:rPr>
              <w:tab/>
            </w:r>
            <w:r w:rsidR="006263D1">
              <w:rPr>
                <w:noProof/>
                <w:webHidden/>
              </w:rPr>
              <w:fldChar w:fldCharType="begin"/>
            </w:r>
            <w:r w:rsidR="006263D1">
              <w:rPr>
                <w:noProof/>
                <w:webHidden/>
              </w:rPr>
              <w:instrText xml:space="preserve"> PAGEREF _Toc434428561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791ADF7A"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62" w:history="1">
            <w:r w:rsidR="006263D1" w:rsidRPr="00164999">
              <w:rPr>
                <w:rStyle w:val="Hyperlink"/>
                <w:rFonts w:ascii="Bell MT" w:hAnsi="Bell MT"/>
                <w:noProof/>
              </w:rPr>
              <w:t>2.1</w:t>
            </w:r>
            <w:r w:rsidR="006263D1">
              <w:rPr>
                <w:rFonts w:asciiTheme="minorHAnsi" w:hAnsiTheme="minorHAnsi" w:cstheme="minorBidi"/>
                <w:noProof/>
                <w:sz w:val="22"/>
                <w:szCs w:val="22"/>
              </w:rPr>
              <w:tab/>
            </w:r>
            <w:r w:rsidR="006263D1" w:rsidRPr="00164999">
              <w:rPr>
                <w:rStyle w:val="Hyperlink"/>
                <w:rFonts w:ascii="Bell MT" w:hAnsi="Bell MT"/>
                <w:noProof/>
              </w:rPr>
              <w:t>Overview</w:t>
            </w:r>
            <w:r w:rsidR="006263D1">
              <w:rPr>
                <w:noProof/>
                <w:webHidden/>
              </w:rPr>
              <w:tab/>
            </w:r>
            <w:r w:rsidR="006263D1">
              <w:rPr>
                <w:noProof/>
                <w:webHidden/>
              </w:rPr>
              <w:fldChar w:fldCharType="begin"/>
            </w:r>
            <w:r w:rsidR="006263D1">
              <w:rPr>
                <w:noProof/>
                <w:webHidden/>
              </w:rPr>
              <w:instrText xml:space="preserve"> PAGEREF _Toc434428562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16FC4349"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63" w:history="1">
            <w:r w:rsidR="006263D1" w:rsidRPr="00164999">
              <w:rPr>
                <w:rStyle w:val="Hyperlink"/>
                <w:rFonts w:ascii="Bell MT" w:hAnsi="Bell MT"/>
                <w:noProof/>
                <w:lang w:eastAsia="zh-CN"/>
              </w:rPr>
              <w:t>2.2</w:t>
            </w:r>
            <w:r w:rsidR="006263D1">
              <w:rPr>
                <w:rFonts w:asciiTheme="minorHAnsi" w:hAnsiTheme="minorHAnsi" w:cstheme="minorBidi"/>
                <w:noProof/>
                <w:sz w:val="22"/>
                <w:szCs w:val="22"/>
              </w:rPr>
              <w:tab/>
            </w:r>
            <w:r w:rsidR="006263D1" w:rsidRPr="00164999">
              <w:rPr>
                <w:rStyle w:val="Hyperlink"/>
                <w:rFonts w:ascii="Bell MT" w:hAnsi="Bell MT"/>
                <w:noProof/>
              </w:rPr>
              <w:t>Functional Requirements</w:t>
            </w:r>
            <w:r w:rsidR="006263D1">
              <w:rPr>
                <w:noProof/>
                <w:webHidden/>
              </w:rPr>
              <w:tab/>
            </w:r>
            <w:r w:rsidR="006263D1">
              <w:rPr>
                <w:noProof/>
                <w:webHidden/>
              </w:rPr>
              <w:fldChar w:fldCharType="begin"/>
            </w:r>
            <w:r w:rsidR="006263D1">
              <w:rPr>
                <w:noProof/>
                <w:webHidden/>
              </w:rPr>
              <w:instrText xml:space="preserve"> PAGEREF _Toc434428563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6ADF3A6"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64" w:history="1">
            <w:r w:rsidR="006263D1" w:rsidRPr="00164999">
              <w:rPr>
                <w:rStyle w:val="Hyperlink"/>
                <w:rFonts w:ascii="Bell MT" w:hAnsi="Bell MT"/>
                <w:noProof/>
                <w:lang w:eastAsia="zh-CN"/>
              </w:rPr>
              <w:t>2.2.1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1: Website</w:t>
            </w:r>
            <w:r w:rsidR="006263D1">
              <w:rPr>
                <w:noProof/>
                <w:webHidden/>
              </w:rPr>
              <w:tab/>
            </w:r>
            <w:r w:rsidR="006263D1">
              <w:rPr>
                <w:noProof/>
                <w:webHidden/>
              </w:rPr>
              <w:fldChar w:fldCharType="begin"/>
            </w:r>
            <w:r w:rsidR="006263D1">
              <w:rPr>
                <w:noProof/>
                <w:webHidden/>
              </w:rPr>
              <w:instrText xml:space="preserve"> PAGEREF _Toc434428564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3A6926FC"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65" w:history="1">
            <w:r w:rsidR="006263D1" w:rsidRPr="00164999">
              <w:rPr>
                <w:rStyle w:val="Hyperlink"/>
                <w:rFonts w:ascii="Bell MT" w:hAnsi="Bell MT"/>
                <w:noProof/>
                <w:lang w:eastAsia="zh-CN"/>
              </w:rPr>
              <w:t>2.2.2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2: Conversions</w:t>
            </w:r>
            <w:r w:rsidR="006263D1">
              <w:rPr>
                <w:noProof/>
                <w:webHidden/>
              </w:rPr>
              <w:tab/>
            </w:r>
            <w:r w:rsidR="006263D1">
              <w:rPr>
                <w:noProof/>
                <w:webHidden/>
              </w:rPr>
              <w:fldChar w:fldCharType="begin"/>
            </w:r>
            <w:r w:rsidR="006263D1">
              <w:rPr>
                <w:noProof/>
                <w:webHidden/>
              </w:rPr>
              <w:instrText xml:space="preserve"> PAGEREF _Toc434428565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F0958CD"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66" w:history="1">
            <w:r w:rsidR="006263D1" w:rsidRPr="00164999">
              <w:rPr>
                <w:rStyle w:val="Hyperlink"/>
                <w:rFonts w:ascii="Bell MT" w:hAnsi="Bell MT"/>
                <w:noProof/>
                <w:lang w:eastAsia="zh-CN"/>
              </w:rPr>
              <w:t>2.3</w:t>
            </w:r>
            <w:r w:rsidR="006263D1">
              <w:rPr>
                <w:rFonts w:asciiTheme="minorHAnsi" w:hAnsiTheme="minorHAnsi" w:cstheme="minorBidi"/>
                <w:noProof/>
                <w:sz w:val="22"/>
                <w:szCs w:val="22"/>
              </w:rPr>
              <w:tab/>
            </w:r>
            <w:r w:rsidR="006263D1" w:rsidRPr="00164999">
              <w:rPr>
                <w:rStyle w:val="Hyperlink"/>
                <w:rFonts w:ascii="Bell MT" w:hAnsi="Bell MT"/>
                <w:noProof/>
              </w:rPr>
              <w:t>Us</w:t>
            </w:r>
            <w:r w:rsidR="006263D1" w:rsidRPr="00164999">
              <w:rPr>
                <w:rStyle w:val="Hyperlink"/>
                <w:rFonts w:ascii="Bell MT" w:hAnsi="Bell MT"/>
                <w:noProof/>
                <w:lang w:eastAsia="zh-CN"/>
              </w:rPr>
              <w:t>ability Requirements</w:t>
            </w:r>
            <w:r w:rsidR="006263D1">
              <w:rPr>
                <w:noProof/>
                <w:webHidden/>
              </w:rPr>
              <w:tab/>
            </w:r>
            <w:r w:rsidR="006263D1">
              <w:rPr>
                <w:noProof/>
                <w:webHidden/>
              </w:rPr>
              <w:fldChar w:fldCharType="begin"/>
            </w:r>
            <w:r w:rsidR="006263D1">
              <w:rPr>
                <w:noProof/>
                <w:webHidden/>
              </w:rPr>
              <w:instrText xml:space="preserve"> PAGEREF _Toc434428566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54A0A6B5"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67" w:history="1">
            <w:r w:rsidR="006263D1" w:rsidRPr="00164999">
              <w:rPr>
                <w:rStyle w:val="Hyperlink"/>
                <w:rFonts w:ascii="Bell MT" w:hAnsi="Bell MT"/>
                <w:noProof/>
                <w:lang w:eastAsia="zh-CN"/>
              </w:rPr>
              <w:t>2.3.1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Author View</w:t>
            </w:r>
            <w:r w:rsidR="006263D1">
              <w:rPr>
                <w:noProof/>
                <w:webHidden/>
              </w:rPr>
              <w:tab/>
            </w:r>
            <w:r w:rsidR="006263D1">
              <w:rPr>
                <w:noProof/>
                <w:webHidden/>
              </w:rPr>
              <w:fldChar w:fldCharType="begin"/>
            </w:r>
            <w:r w:rsidR="006263D1">
              <w:rPr>
                <w:noProof/>
                <w:webHidden/>
              </w:rPr>
              <w:instrText xml:space="preserve"> PAGEREF _Toc434428567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32285FDF"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68" w:history="1">
            <w:r w:rsidR="006263D1" w:rsidRPr="00164999">
              <w:rPr>
                <w:rStyle w:val="Hyperlink"/>
                <w:rFonts w:ascii="Bell MT" w:hAnsi="Bell MT"/>
                <w:noProof/>
                <w:lang w:eastAsia="zh-CN"/>
              </w:rPr>
              <w:t>2.3.2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View</w:t>
            </w:r>
            <w:r w:rsidR="006263D1">
              <w:rPr>
                <w:noProof/>
                <w:webHidden/>
              </w:rPr>
              <w:tab/>
            </w:r>
            <w:r w:rsidR="006263D1">
              <w:rPr>
                <w:noProof/>
                <w:webHidden/>
              </w:rPr>
              <w:fldChar w:fldCharType="begin"/>
            </w:r>
            <w:r w:rsidR="006263D1">
              <w:rPr>
                <w:noProof/>
                <w:webHidden/>
              </w:rPr>
              <w:instrText xml:space="preserve"> PAGEREF _Toc434428568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51F2B9FD"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69" w:history="1">
            <w:r w:rsidR="006263D1" w:rsidRPr="00164999">
              <w:rPr>
                <w:rStyle w:val="Hyperlink"/>
                <w:rFonts w:ascii="Bell MT" w:hAnsi="Bell MT"/>
                <w:noProof/>
                <w:lang w:eastAsia="zh-CN"/>
              </w:rPr>
              <w:t>2.4</w:t>
            </w:r>
            <w:r w:rsidR="006263D1">
              <w:rPr>
                <w:rFonts w:asciiTheme="minorHAnsi" w:hAnsiTheme="minorHAnsi" w:cstheme="minorBidi"/>
                <w:noProof/>
                <w:sz w:val="22"/>
                <w:szCs w:val="22"/>
              </w:rPr>
              <w:tab/>
            </w:r>
            <w:r w:rsidR="006263D1" w:rsidRPr="00164999">
              <w:rPr>
                <w:rStyle w:val="Hyperlink"/>
                <w:rFonts w:ascii="Bell MT" w:hAnsi="Bell MT"/>
                <w:noProof/>
              </w:rPr>
              <w:t>Non-functional Requirements</w:t>
            </w:r>
            <w:r w:rsidR="006263D1">
              <w:rPr>
                <w:noProof/>
                <w:webHidden/>
              </w:rPr>
              <w:tab/>
            </w:r>
            <w:r w:rsidR="006263D1">
              <w:rPr>
                <w:noProof/>
                <w:webHidden/>
              </w:rPr>
              <w:fldChar w:fldCharType="begin"/>
            </w:r>
            <w:r w:rsidR="006263D1">
              <w:rPr>
                <w:noProof/>
                <w:webHidden/>
              </w:rPr>
              <w:instrText xml:space="preserve"> PAGEREF _Toc434428569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67D5FFCA" w14:textId="77777777" w:rsidR="006263D1" w:rsidRDefault="00FB778E">
          <w:pPr>
            <w:pStyle w:val="TOC1"/>
            <w:tabs>
              <w:tab w:val="left" w:pos="440"/>
              <w:tab w:val="right" w:leader="dot" w:pos="9350"/>
            </w:tabs>
            <w:rPr>
              <w:rFonts w:asciiTheme="minorHAnsi" w:hAnsiTheme="minorHAnsi" w:cstheme="minorBidi"/>
              <w:noProof/>
              <w:sz w:val="22"/>
              <w:szCs w:val="22"/>
            </w:rPr>
          </w:pPr>
          <w:hyperlink w:anchor="_Toc434428570" w:history="1">
            <w:r w:rsidR="006263D1" w:rsidRPr="00164999">
              <w:rPr>
                <w:rStyle w:val="Hyperlink"/>
                <w:rFonts w:ascii="Bell MT" w:hAnsi="Bell MT"/>
                <w:noProof/>
              </w:rPr>
              <w:t>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Requirement models</w:t>
            </w:r>
            <w:r w:rsidR="006263D1">
              <w:rPr>
                <w:noProof/>
                <w:webHidden/>
              </w:rPr>
              <w:tab/>
            </w:r>
            <w:r w:rsidR="006263D1">
              <w:rPr>
                <w:noProof/>
                <w:webHidden/>
              </w:rPr>
              <w:fldChar w:fldCharType="begin"/>
            </w:r>
            <w:r w:rsidR="006263D1">
              <w:rPr>
                <w:noProof/>
                <w:webHidden/>
              </w:rPr>
              <w:instrText xml:space="preserve"> PAGEREF _Toc434428570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17C2E345"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71" w:history="1">
            <w:r w:rsidR="006263D1" w:rsidRPr="00164999">
              <w:rPr>
                <w:rStyle w:val="Hyperlink"/>
                <w:rFonts w:ascii="Bell MT" w:hAnsi="Bell MT"/>
                <w:noProof/>
                <w:lang w:eastAsia="zh-CN"/>
              </w:rPr>
              <w:t>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Diagrams</w:t>
            </w:r>
            <w:r w:rsidR="006263D1">
              <w:rPr>
                <w:noProof/>
                <w:webHidden/>
              </w:rPr>
              <w:tab/>
            </w:r>
            <w:r w:rsidR="006263D1">
              <w:rPr>
                <w:noProof/>
                <w:webHidden/>
              </w:rPr>
              <w:fldChar w:fldCharType="begin"/>
            </w:r>
            <w:r w:rsidR="006263D1">
              <w:rPr>
                <w:noProof/>
                <w:webHidden/>
              </w:rPr>
              <w:instrText xml:space="preserve"> PAGEREF _Toc434428571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2A957D59"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72" w:history="1">
            <w:r w:rsidR="006263D1" w:rsidRPr="00164999">
              <w:rPr>
                <w:rStyle w:val="Hyperlink"/>
                <w:rFonts w:ascii="Bell MT" w:hAnsi="Bell MT"/>
                <w:noProof/>
                <w:lang w:eastAsia="zh-CN"/>
              </w:rPr>
              <w:t>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Specifications</w:t>
            </w:r>
            <w:r w:rsidR="006263D1">
              <w:rPr>
                <w:noProof/>
                <w:webHidden/>
              </w:rPr>
              <w:tab/>
            </w:r>
            <w:r w:rsidR="006263D1">
              <w:rPr>
                <w:noProof/>
                <w:webHidden/>
              </w:rPr>
              <w:fldChar w:fldCharType="begin"/>
            </w:r>
            <w:r w:rsidR="006263D1">
              <w:rPr>
                <w:noProof/>
                <w:webHidden/>
              </w:rPr>
              <w:instrText xml:space="preserve"> PAGEREF _Toc434428572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43F68A69"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3" w:history="1">
            <w:r w:rsidR="006263D1" w:rsidRPr="00164999">
              <w:rPr>
                <w:rStyle w:val="Hyperlink"/>
                <w:rFonts w:ascii="Bell MT" w:hAnsi="Bell MT"/>
                <w:noProof/>
                <w:lang w:eastAsia="zh-CN"/>
              </w:rPr>
              <w:t>3.2.1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Search Content</w:t>
            </w:r>
            <w:r w:rsidR="006263D1">
              <w:rPr>
                <w:noProof/>
                <w:webHidden/>
              </w:rPr>
              <w:tab/>
            </w:r>
            <w:r w:rsidR="006263D1">
              <w:rPr>
                <w:noProof/>
                <w:webHidden/>
              </w:rPr>
              <w:fldChar w:fldCharType="begin"/>
            </w:r>
            <w:r w:rsidR="006263D1">
              <w:rPr>
                <w:noProof/>
                <w:webHidden/>
              </w:rPr>
              <w:instrText xml:space="preserve"> PAGEREF _Toc434428573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6428B822"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4" w:history="1">
            <w:r w:rsidR="006263D1" w:rsidRPr="00164999">
              <w:rPr>
                <w:rStyle w:val="Hyperlink"/>
                <w:rFonts w:ascii="Bell MT" w:hAnsi="Bell MT"/>
                <w:noProof/>
                <w:lang w:eastAsia="zh-CN"/>
              </w:rPr>
              <w:t>3.2.2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Download eBook</w:t>
            </w:r>
            <w:r w:rsidR="006263D1">
              <w:rPr>
                <w:noProof/>
                <w:webHidden/>
              </w:rPr>
              <w:tab/>
            </w:r>
            <w:r w:rsidR="006263D1">
              <w:rPr>
                <w:noProof/>
                <w:webHidden/>
              </w:rPr>
              <w:fldChar w:fldCharType="begin"/>
            </w:r>
            <w:r w:rsidR="006263D1">
              <w:rPr>
                <w:noProof/>
                <w:webHidden/>
              </w:rPr>
              <w:instrText xml:space="preserve"> PAGEREF _Toc434428574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092CCFF7"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5" w:history="1">
            <w:r w:rsidR="006263D1" w:rsidRPr="00164999">
              <w:rPr>
                <w:rStyle w:val="Hyperlink"/>
                <w:rFonts w:ascii="Bell MT" w:hAnsi="Bell MT"/>
                <w:noProof/>
                <w:lang w:eastAsia="zh-CN"/>
              </w:rPr>
              <w:t>3.2.3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Buy .mobi eBook</w:t>
            </w:r>
            <w:r w:rsidR="006263D1">
              <w:rPr>
                <w:noProof/>
                <w:webHidden/>
              </w:rPr>
              <w:tab/>
            </w:r>
            <w:r w:rsidR="006263D1">
              <w:rPr>
                <w:noProof/>
                <w:webHidden/>
              </w:rPr>
              <w:fldChar w:fldCharType="begin"/>
            </w:r>
            <w:r w:rsidR="006263D1">
              <w:rPr>
                <w:noProof/>
                <w:webHidden/>
              </w:rPr>
              <w:instrText xml:space="preserve"> PAGEREF _Toc434428575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732E184"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6" w:history="1">
            <w:r w:rsidR="006263D1" w:rsidRPr="00164999">
              <w:rPr>
                <w:rStyle w:val="Hyperlink"/>
                <w:rFonts w:ascii="Bell MT" w:hAnsi="Bell MT"/>
                <w:noProof/>
                <w:lang w:eastAsia="zh-CN"/>
              </w:rPr>
              <w:t>3.2.4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Edit Content</w:t>
            </w:r>
            <w:r w:rsidR="006263D1">
              <w:rPr>
                <w:noProof/>
                <w:webHidden/>
              </w:rPr>
              <w:tab/>
            </w:r>
            <w:r w:rsidR="006263D1">
              <w:rPr>
                <w:noProof/>
                <w:webHidden/>
              </w:rPr>
              <w:fldChar w:fldCharType="begin"/>
            </w:r>
            <w:r w:rsidR="006263D1">
              <w:rPr>
                <w:noProof/>
                <w:webHidden/>
              </w:rPr>
              <w:instrText xml:space="preserve"> PAGEREF _Toc434428576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60253EE"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7" w:history="1">
            <w:r w:rsidR="006263D1" w:rsidRPr="00164999">
              <w:rPr>
                <w:rStyle w:val="Hyperlink"/>
                <w:rFonts w:ascii="Bell MT" w:hAnsi="Bell MT"/>
                <w:noProof/>
                <w:lang w:eastAsia="zh-CN"/>
              </w:rPr>
              <w:t>3.2.5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Add Content</w:t>
            </w:r>
            <w:r w:rsidR="006263D1">
              <w:rPr>
                <w:noProof/>
                <w:webHidden/>
              </w:rPr>
              <w:tab/>
            </w:r>
            <w:r w:rsidR="006263D1">
              <w:rPr>
                <w:noProof/>
                <w:webHidden/>
              </w:rPr>
              <w:fldChar w:fldCharType="begin"/>
            </w:r>
            <w:r w:rsidR="006263D1">
              <w:rPr>
                <w:noProof/>
                <w:webHidden/>
              </w:rPr>
              <w:instrText xml:space="preserve"> PAGEREF _Toc434428577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725A962B"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78" w:history="1">
            <w:r w:rsidR="006263D1" w:rsidRPr="00164999">
              <w:rPr>
                <w:rStyle w:val="Hyperlink"/>
                <w:rFonts w:ascii="Bell MT" w:hAnsi="Bell MT"/>
                <w:noProof/>
                <w:lang w:eastAsia="zh-CN"/>
              </w:rPr>
              <w:t>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Scenarios</w:t>
            </w:r>
            <w:r w:rsidR="006263D1">
              <w:rPr>
                <w:noProof/>
                <w:webHidden/>
              </w:rPr>
              <w:tab/>
            </w:r>
            <w:r w:rsidR="006263D1">
              <w:rPr>
                <w:noProof/>
                <w:webHidden/>
              </w:rPr>
              <w:fldChar w:fldCharType="begin"/>
            </w:r>
            <w:r w:rsidR="006263D1">
              <w:rPr>
                <w:noProof/>
                <w:webHidden/>
              </w:rPr>
              <w:instrText xml:space="preserve"> PAGEREF _Toc434428578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83FDF1E"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79" w:history="1">
            <w:r w:rsidR="006263D1" w:rsidRPr="00164999">
              <w:rPr>
                <w:rStyle w:val="Hyperlink"/>
                <w:rFonts w:ascii="Bell MT" w:hAnsi="Bell MT"/>
                <w:noProof/>
              </w:rPr>
              <w:t>3.3.1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Scenario 1 – </w:t>
            </w:r>
            <w:r w:rsidR="006263D1" w:rsidRPr="00164999">
              <w:rPr>
                <w:rStyle w:val="Hyperlink"/>
                <w:rFonts w:ascii="Bell MT" w:hAnsi="Bell MT"/>
                <w:noProof/>
              </w:rPr>
              <w:t>A law student using the website.</w:t>
            </w:r>
            <w:r w:rsidR="006263D1">
              <w:rPr>
                <w:noProof/>
                <w:webHidden/>
              </w:rPr>
              <w:tab/>
            </w:r>
            <w:r w:rsidR="006263D1">
              <w:rPr>
                <w:noProof/>
                <w:webHidden/>
              </w:rPr>
              <w:fldChar w:fldCharType="begin"/>
            </w:r>
            <w:r w:rsidR="006263D1">
              <w:rPr>
                <w:noProof/>
                <w:webHidden/>
              </w:rPr>
              <w:instrText xml:space="preserve"> PAGEREF _Toc434428579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655F4029"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80" w:history="1">
            <w:r w:rsidR="006263D1" w:rsidRPr="00164999">
              <w:rPr>
                <w:rStyle w:val="Hyperlink"/>
                <w:rFonts w:ascii="Bell MT" w:hAnsi="Bell MT"/>
                <w:noProof/>
                <w:lang w:eastAsia="zh-CN"/>
              </w:rPr>
              <w:t>3.3.2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2 – The author edits content on the website.</w:t>
            </w:r>
            <w:r w:rsidR="006263D1">
              <w:rPr>
                <w:noProof/>
                <w:webHidden/>
              </w:rPr>
              <w:tab/>
            </w:r>
            <w:r w:rsidR="006263D1">
              <w:rPr>
                <w:noProof/>
                <w:webHidden/>
              </w:rPr>
              <w:fldChar w:fldCharType="begin"/>
            </w:r>
            <w:r w:rsidR="006263D1">
              <w:rPr>
                <w:noProof/>
                <w:webHidden/>
              </w:rPr>
              <w:instrText xml:space="preserve"> PAGEREF _Toc434428580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22D62ED"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81" w:history="1">
            <w:r w:rsidR="006263D1" w:rsidRPr="00164999">
              <w:rPr>
                <w:rStyle w:val="Hyperlink"/>
                <w:rFonts w:ascii="Bell MT" w:hAnsi="Bell MT"/>
                <w:noProof/>
                <w:lang w:eastAsia="zh-CN"/>
              </w:rPr>
              <w:t>3.3.3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3 – Visitor wishes to download an e-book</w:t>
            </w:r>
            <w:r w:rsidR="006263D1">
              <w:rPr>
                <w:noProof/>
                <w:webHidden/>
              </w:rPr>
              <w:tab/>
            </w:r>
            <w:r w:rsidR="006263D1">
              <w:rPr>
                <w:noProof/>
                <w:webHidden/>
              </w:rPr>
              <w:fldChar w:fldCharType="begin"/>
            </w:r>
            <w:r w:rsidR="006263D1">
              <w:rPr>
                <w:noProof/>
                <w:webHidden/>
              </w:rPr>
              <w:instrText xml:space="preserve"> PAGEREF _Toc434428581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7238E580" w14:textId="77777777" w:rsidR="006263D1" w:rsidRDefault="00FB778E">
          <w:pPr>
            <w:pStyle w:val="TOC3"/>
            <w:tabs>
              <w:tab w:val="left" w:pos="1320"/>
              <w:tab w:val="right" w:leader="dot" w:pos="9350"/>
            </w:tabs>
            <w:rPr>
              <w:rFonts w:asciiTheme="minorHAnsi" w:hAnsiTheme="minorHAnsi" w:cstheme="minorBidi"/>
              <w:noProof/>
              <w:sz w:val="22"/>
              <w:szCs w:val="22"/>
            </w:rPr>
          </w:pPr>
          <w:hyperlink w:anchor="_Toc434428582" w:history="1">
            <w:r w:rsidR="006263D1" w:rsidRPr="00164999">
              <w:rPr>
                <w:rStyle w:val="Hyperlink"/>
                <w:rFonts w:ascii="Bell MT" w:hAnsi="Bell MT"/>
                <w:noProof/>
                <w:lang w:eastAsia="zh-CN"/>
              </w:rPr>
              <w:t>3.3.4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4 – Author, Prof Martin wants to generate all formats of e-books</w:t>
            </w:r>
            <w:r w:rsidR="006263D1">
              <w:rPr>
                <w:noProof/>
                <w:webHidden/>
              </w:rPr>
              <w:tab/>
            </w:r>
            <w:r w:rsidR="006263D1">
              <w:rPr>
                <w:noProof/>
                <w:webHidden/>
              </w:rPr>
              <w:fldChar w:fldCharType="begin"/>
            </w:r>
            <w:r w:rsidR="006263D1">
              <w:rPr>
                <w:noProof/>
                <w:webHidden/>
              </w:rPr>
              <w:instrText xml:space="preserve"> PAGEREF _Toc434428582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0BC963AD" w14:textId="77777777" w:rsidR="006263D1" w:rsidRDefault="00FB778E">
          <w:pPr>
            <w:pStyle w:val="TOC1"/>
            <w:tabs>
              <w:tab w:val="left" w:pos="440"/>
              <w:tab w:val="right" w:leader="dot" w:pos="9350"/>
            </w:tabs>
            <w:rPr>
              <w:rFonts w:asciiTheme="minorHAnsi" w:hAnsiTheme="minorHAnsi" w:cstheme="minorBidi"/>
              <w:noProof/>
              <w:sz w:val="22"/>
              <w:szCs w:val="22"/>
            </w:rPr>
          </w:pPr>
          <w:hyperlink w:anchor="_Toc434428583" w:history="1">
            <w:r w:rsidR="006263D1" w:rsidRPr="00164999">
              <w:rPr>
                <w:rStyle w:val="Hyperlink"/>
                <w:rFonts w:ascii="Bell MT" w:hAnsi="Bell MT"/>
                <w:noProof/>
              </w:rPr>
              <w:t>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Preliminary Design</w:t>
            </w:r>
            <w:r w:rsidR="006263D1">
              <w:rPr>
                <w:noProof/>
                <w:webHidden/>
              </w:rPr>
              <w:tab/>
            </w:r>
            <w:r w:rsidR="006263D1">
              <w:rPr>
                <w:noProof/>
                <w:webHidden/>
              </w:rPr>
              <w:fldChar w:fldCharType="begin"/>
            </w:r>
            <w:r w:rsidR="006263D1">
              <w:rPr>
                <w:noProof/>
                <w:webHidden/>
              </w:rPr>
              <w:instrText xml:space="preserve"> PAGEREF _Toc434428583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4801A735"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84" w:history="1">
            <w:r w:rsidR="006263D1" w:rsidRPr="00164999">
              <w:rPr>
                <w:rStyle w:val="Hyperlink"/>
                <w:rFonts w:ascii="Bell MT" w:hAnsi="Bell MT"/>
                <w:noProof/>
              </w:rPr>
              <w:t>4.1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System Architecture</w:t>
            </w:r>
            <w:r w:rsidR="006263D1">
              <w:rPr>
                <w:noProof/>
                <w:webHidden/>
              </w:rPr>
              <w:tab/>
            </w:r>
            <w:r w:rsidR="006263D1">
              <w:rPr>
                <w:noProof/>
                <w:webHidden/>
              </w:rPr>
              <w:fldChar w:fldCharType="begin"/>
            </w:r>
            <w:r w:rsidR="006263D1">
              <w:rPr>
                <w:noProof/>
                <w:webHidden/>
              </w:rPr>
              <w:instrText xml:space="preserve"> PAGEREF _Toc434428584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02788169"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85" w:history="1">
            <w:r w:rsidR="006263D1" w:rsidRPr="00164999">
              <w:rPr>
                <w:rStyle w:val="Hyperlink"/>
                <w:rFonts w:ascii="Bell MT" w:hAnsi="Bell MT"/>
                <w:noProof/>
              </w:rPr>
              <w:t>4.2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Workflow</w:t>
            </w:r>
            <w:r w:rsidR="006263D1">
              <w:rPr>
                <w:noProof/>
                <w:webHidden/>
              </w:rPr>
              <w:tab/>
            </w:r>
            <w:r w:rsidR="006263D1">
              <w:rPr>
                <w:noProof/>
                <w:webHidden/>
              </w:rPr>
              <w:fldChar w:fldCharType="begin"/>
            </w:r>
            <w:r w:rsidR="006263D1">
              <w:rPr>
                <w:noProof/>
                <w:webHidden/>
              </w:rPr>
              <w:instrText xml:space="preserve"> PAGEREF _Toc434428585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640954DC"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86" w:history="1">
            <w:r w:rsidR="006263D1" w:rsidRPr="00164999">
              <w:rPr>
                <w:rStyle w:val="Hyperlink"/>
                <w:rFonts w:ascii="Bell MT" w:hAnsi="Bell MT"/>
                <w:noProof/>
              </w:rPr>
              <w:t>4.3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Website Design Considerations</w:t>
            </w:r>
            <w:r w:rsidR="006263D1">
              <w:rPr>
                <w:noProof/>
                <w:webHidden/>
              </w:rPr>
              <w:tab/>
            </w:r>
            <w:r w:rsidR="006263D1">
              <w:rPr>
                <w:noProof/>
                <w:webHidden/>
              </w:rPr>
              <w:fldChar w:fldCharType="begin"/>
            </w:r>
            <w:r w:rsidR="006263D1">
              <w:rPr>
                <w:noProof/>
                <w:webHidden/>
              </w:rPr>
              <w:instrText xml:space="preserve"> PAGEREF _Toc434428586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55097336"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87" w:history="1">
            <w:r w:rsidR="006263D1" w:rsidRPr="00164999">
              <w:rPr>
                <w:rStyle w:val="Hyperlink"/>
                <w:rFonts w:ascii="Bell MT" w:hAnsi="Bell MT"/>
                <w:noProof/>
              </w:rPr>
              <w:t>4.4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Generic File generator</w:t>
            </w:r>
            <w:r w:rsidR="006263D1">
              <w:rPr>
                <w:noProof/>
                <w:webHidden/>
              </w:rPr>
              <w:tab/>
            </w:r>
            <w:r w:rsidR="006263D1">
              <w:rPr>
                <w:noProof/>
                <w:webHidden/>
              </w:rPr>
              <w:fldChar w:fldCharType="begin"/>
            </w:r>
            <w:r w:rsidR="006263D1">
              <w:rPr>
                <w:noProof/>
                <w:webHidden/>
              </w:rPr>
              <w:instrText xml:space="preserve"> PAGEREF _Toc434428587 \h </w:instrText>
            </w:r>
            <w:r w:rsidR="006263D1">
              <w:rPr>
                <w:noProof/>
                <w:webHidden/>
              </w:rPr>
            </w:r>
            <w:r w:rsidR="006263D1">
              <w:rPr>
                <w:noProof/>
                <w:webHidden/>
              </w:rPr>
              <w:fldChar w:fldCharType="separate"/>
            </w:r>
            <w:r w:rsidR="006263D1">
              <w:rPr>
                <w:noProof/>
                <w:webHidden/>
              </w:rPr>
              <w:t>18</w:t>
            </w:r>
            <w:r w:rsidR="006263D1">
              <w:rPr>
                <w:noProof/>
                <w:webHidden/>
              </w:rPr>
              <w:fldChar w:fldCharType="end"/>
            </w:r>
          </w:hyperlink>
        </w:p>
        <w:p w14:paraId="6695AFB0" w14:textId="77777777" w:rsidR="006263D1" w:rsidRDefault="00FB778E">
          <w:pPr>
            <w:pStyle w:val="TOC1"/>
            <w:tabs>
              <w:tab w:val="left" w:pos="440"/>
              <w:tab w:val="right" w:leader="dot" w:pos="9350"/>
            </w:tabs>
            <w:rPr>
              <w:rFonts w:asciiTheme="minorHAnsi" w:hAnsiTheme="minorHAnsi" w:cstheme="minorBidi"/>
              <w:noProof/>
              <w:sz w:val="22"/>
              <w:szCs w:val="22"/>
            </w:rPr>
          </w:pPr>
          <w:hyperlink w:anchor="_Toc434428588" w:history="1">
            <w:r w:rsidR="006263D1" w:rsidRPr="00164999">
              <w:rPr>
                <w:rStyle w:val="Hyperlink"/>
                <w:rFonts w:ascii="Bell MT" w:hAnsi="Bell MT"/>
                <w:noProof/>
              </w:rPr>
              <w:t>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Progress</w:t>
            </w:r>
            <w:r w:rsidR="006263D1">
              <w:rPr>
                <w:noProof/>
                <w:webHidden/>
              </w:rPr>
              <w:tab/>
            </w:r>
            <w:r w:rsidR="006263D1">
              <w:rPr>
                <w:noProof/>
                <w:webHidden/>
              </w:rPr>
              <w:fldChar w:fldCharType="begin"/>
            </w:r>
            <w:r w:rsidR="006263D1">
              <w:rPr>
                <w:noProof/>
                <w:webHidden/>
              </w:rPr>
              <w:instrText xml:space="preserve"> PAGEREF _Toc434428588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1781E14F"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89" w:history="1">
            <w:r w:rsidR="006263D1" w:rsidRPr="00164999">
              <w:rPr>
                <w:rStyle w:val="Hyperlink"/>
                <w:rFonts w:ascii="Bell MT" w:hAnsi="Bell MT"/>
                <w:noProof/>
                <w:lang w:eastAsia="zh-CN"/>
              </w:rPr>
              <w:t>5.1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Testing</w:t>
            </w:r>
            <w:r w:rsidR="006263D1">
              <w:rPr>
                <w:noProof/>
                <w:webHidden/>
              </w:rPr>
              <w:tab/>
            </w:r>
            <w:r w:rsidR="006263D1">
              <w:rPr>
                <w:noProof/>
                <w:webHidden/>
              </w:rPr>
              <w:fldChar w:fldCharType="begin"/>
            </w:r>
            <w:r w:rsidR="006263D1">
              <w:rPr>
                <w:noProof/>
                <w:webHidden/>
              </w:rPr>
              <w:instrText xml:space="preserve"> PAGEREF _Toc434428589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CAD5C87" w14:textId="77777777" w:rsidR="006263D1" w:rsidRDefault="00FB778E">
          <w:pPr>
            <w:pStyle w:val="TOC2"/>
            <w:tabs>
              <w:tab w:val="left" w:pos="880"/>
              <w:tab w:val="right" w:leader="dot" w:pos="9350"/>
            </w:tabs>
            <w:rPr>
              <w:rFonts w:asciiTheme="minorHAnsi" w:hAnsiTheme="minorHAnsi" w:cstheme="minorBidi"/>
              <w:noProof/>
              <w:sz w:val="22"/>
              <w:szCs w:val="22"/>
            </w:rPr>
          </w:pPr>
          <w:hyperlink w:anchor="_Toc434428590" w:history="1">
            <w:r w:rsidR="006263D1" w:rsidRPr="00164999">
              <w:rPr>
                <w:rStyle w:val="Hyperlink"/>
                <w:rFonts w:ascii="Bell MT" w:hAnsi="Bell MT"/>
                <w:noProof/>
                <w:lang w:eastAsia="zh-CN"/>
              </w:rPr>
              <w:t>5.2</w:t>
            </w:r>
            <w:r w:rsidR="006263D1">
              <w:rPr>
                <w:rFonts w:asciiTheme="minorHAnsi" w:hAnsiTheme="minorHAnsi" w:cstheme="minorBidi"/>
                <w:noProof/>
                <w:sz w:val="22"/>
                <w:szCs w:val="22"/>
              </w:rPr>
              <w:tab/>
            </w:r>
            <w:r w:rsidR="006263D1" w:rsidRPr="00164999">
              <w:rPr>
                <w:rStyle w:val="Hyperlink"/>
                <w:rFonts w:ascii="Bell MT" w:hAnsi="Bell MT"/>
                <w:noProof/>
              </w:rPr>
              <w:t>Gantt Table &amp; Gantt Chart</w:t>
            </w:r>
            <w:r w:rsidR="006263D1">
              <w:rPr>
                <w:noProof/>
                <w:webHidden/>
              </w:rPr>
              <w:tab/>
            </w:r>
            <w:r w:rsidR="006263D1">
              <w:rPr>
                <w:noProof/>
                <w:webHidden/>
              </w:rPr>
              <w:fldChar w:fldCharType="begin"/>
            </w:r>
            <w:r w:rsidR="006263D1">
              <w:rPr>
                <w:noProof/>
                <w:webHidden/>
              </w:rPr>
              <w:instrText xml:space="preserve"> PAGEREF _Toc434428590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4428556"/>
      <w:r w:rsidRPr="00437839">
        <w:rPr>
          <w:rFonts w:ascii="Bell MT" w:hAnsi="Bell MT"/>
        </w:rPr>
        <w:lastRenderedPageBreak/>
        <w:t>Introduction</w:t>
      </w:r>
      <w:bookmarkEnd w:id="0"/>
    </w:p>
    <w:p w14:paraId="4081149B" w14:textId="4A10C771" w:rsidR="00BF173E" w:rsidRDefault="00BF173E" w:rsidP="00BF173E">
      <w:pPr>
        <w:pStyle w:val="Heading2"/>
        <w:rPr>
          <w:rFonts w:ascii="Bell MT" w:hAnsi="Bell MT"/>
          <w:lang w:eastAsia="zh-CN"/>
        </w:rPr>
      </w:pPr>
      <w:bookmarkStart w:id="1" w:name="_Toc434428557"/>
      <w:r>
        <w:rPr>
          <w:rFonts w:ascii="Bell MT" w:hAnsi="Bell MT"/>
          <w:lang w:eastAsia="zh-CN"/>
        </w:rPr>
        <w:t>Project general overview</w:t>
      </w:r>
      <w:bookmarkEnd w:id="1"/>
    </w:p>
    <w:p w14:paraId="00C023C7" w14:textId="58BF2FB6" w:rsidR="00BF173E" w:rsidRDefault="00BF173E" w:rsidP="00E7358E">
      <w:pPr>
        <w:pStyle w:val="Heading3"/>
        <w:rPr>
          <w:rFonts w:ascii="Bell MT" w:hAnsi="Bell MT"/>
          <w:lang w:eastAsia="zh-CN"/>
        </w:rPr>
      </w:pPr>
      <w:bookmarkStart w:id="2" w:name="_Toc434428558"/>
      <w:r w:rsidRPr="00E7358E">
        <w:rPr>
          <w:rFonts w:ascii="Bell MT" w:hAnsi="Bell MT" w:hint="eastAsia"/>
        </w:rPr>
        <w:t>Purpose and Scope</w:t>
      </w:r>
      <w:bookmarkEnd w:id="2"/>
    </w:p>
    <w:p w14:paraId="6F16FC4C" w14:textId="77777777" w:rsidR="006A201E" w:rsidRDefault="006A201E" w:rsidP="00A87D60">
      <w:pPr>
        <w:jc w:val="both"/>
        <w:rPr>
          <w:rFonts w:ascii="Bell MT" w:hAnsi="Bell MT"/>
          <w:lang w:eastAsia="zh-CN"/>
        </w:rPr>
      </w:pPr>
    </w:p>
    <w:p w14:paraId="0C657EEE" w14:textId="783C84B3"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3" w:name="_Toc434428559"/>
      <w:r w:rsidRPr="00E7358E">
        <w:rPr>
          <w:rFonts w:ascii="Bell MT" w:hAnsi="Bell MT" w:hint="eastAsia"/>
        </w:rPr>
        <w:t>Objectives and Goals</w:t>
      </w:r>
      <w:bookmarkEnd w:id="3"/>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051DB815" w:rsidR="00D310F9" w:rsidRPr="00D310F9" w:rsidRDefault="00AB1780" w:rsidP="00BE56A3">
      <w:pPr>
        <w:pStyle w:val="NormalWeb"/>
        <w:spacing w:before="0" w:beforeAutospacing="0" w:after="0" w:afterAutospacing="0"/>
        <w:jc w:val="both"/>
      </w:pPr>
      <w:r>
        <w:rPr>
          <w:rFonts w:ascii="Bell MT" w:hAnsi="Bell MT"/>
          <w:color w:val="000000"/>
        </w:rPr>
        <w:t xml:space="preserve">The secondary objective is </w:t>
      </w:r>
      <w:proofErr w:type="gramStart"/>
      <w:r>
        <w:rPr>
          <w:rFonts w:ascii="Bell MT" w:hAnsi="Bell MT"/>
          <w:color w:val="000000"/>
        </w:rPr>
        <w:t>provide</w:t>
      </w:r>
      <w:proofErr w:type="gramEnd"/>
      <w:r>
        <w:rPr>
          <w:rFonts w:ascii="Bell MT" w:hAnsi="Bell MT"/>
          <w:color w:val="000000"/>
        </w:rPr>
        <w:t xml:space="preserv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w:t>
      </w:r>
    </w:p>
    <w:p w14:paraId="62C0E92A" w14:textId="1DBDE30D" w:rsidR="001427E9" w:rsidRDefault="001427E9" w:rsidP="00A12A08">
      <w:pPr>
        <w:pStyle w:val="Heading2"/>
        <w:rPr>
          <w:rFonts w:ascii="Bell MT" w:hAnsi="Bell MT"/>
          <w:lang w:eastAsia="zh-CN"/>
        </w:rPr>
      </w:pPr>
      <w:bookmarkStart w:id="4" w:name="_Toc434428560"/>
      <w:r>
        <w:rPr>
          <w:rFonts w:ascii="Bell MT" w:hAnsi="Bell MT"/>
          <w:lang w:eastAsia="zh-CN"/>
        </w:rPr>
        <w:t>Current systems</w:t>
      </w:r>
      <w:bookmarkEnd w:id="4"/>
    </w:p>
    <w:p w14:paraId="0985DA5E" w14:textId="77777777" w:rsidR="006A201E" w:rsidRDefault="006A201E" w:rsidP="00C3183B">
      <w:pPr>
        <w:rPr>
          <w:rFonts w:ascii="Bell MT" w:hAnsi="Bell MT"/>
          <w:lang w:eastAsia="zh-CN"/>
        </w:rPr>
      </w:pPr>
    </w:p>
    <w:p w14:paraId="3EBA974F" w14:textId="62F4EEF0" w:rsidR="003A1CB0"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w:t>
      </w:r>
      <w:r w:rsidR="00531F61">
        <w:rPr>
          <w:rFonts w:ascii="Bell MT" w:hAnsi="Bell MT"/>
          <w:color w:val="000000"/>
        </w:rPr>
        <w:t xml:space="preserve">, hosted at </w:t>
      </w:r>
      <w:hyperlink r:id="rId16" w:history="1">
        <w:r w:rsidR="00531F61" w:rsidRPr="004C5357">
          <w:rPr>
            <w:rStyle w:val="Hyperlink"/>
            <w:rFonts w:ascii="Bell MT" w:hAnsi="Bell MT"/>
          </w:rPr>
          <w:t>https://www.law.cornell.edu/citation/</w:t>
        </w:r>
      </w:hyperlink>
      <w:r w:rsidR="00531F61">
        <w:rPr>
          <w:rFonts w:ascii="Bell MT" w:hAnsi="Bell MT"/>
          <w:color w:val="000000"/>
        </w:rPr>
        <w:t xml:space="preserve">, </w:t>
      </w:r>
      <w:r>
        <w:rPr>
          <w:rFonts w:ascii="Bell MT" w:hAnsi="Bell MT"/>
          <w:color w:val="000000"/>
        </w:rPr>
        <w:t>that provide</w:t>
      </w:r>
      <w:r w:rsidR="00437E01">
        <w:rPr>
          <w:rFonts w:ascii="Bell MT" w:hAnsi="Bell MT"/>
          <w:color w:val="000000"/>
        </w:rPr>
        <w:t>s</w:t>
      </w:r>
      <w:r>
        <w:rPr>
          <w:rFonts w:ascii="Bell MT" w:hAnsi="Bell MT"/>
          <w:color w:val="000000"/>
        </w:rPr>
        <w:t xml:space="preserve"> users</w:t>
      </w:r>
      <w:r w:rsidR="00D76AFC">
        <w:rPr>
          <w:rFonts w:ascii="Bell MT" w:hAnsi="Bell MT"/>
          <w:color w:val="000000"/>
        </w:rPr>
        <w:t xml:space="preserve"> with the ability</w:t>
      </w:r>
      <w:r>
        <w:rPr>
          <w:rFonts w:ascii="Bell MT" w:hAnsi="Bell MT"/>
          <w:color w:val="000000"/>
        </w:rPr>
        <w:t xml:space="preserve"> to view the legal citation content</w:t>
      </w:r>
      <w:r w:rsidR="007E25EB">
        <w:rPr>
          <w:rFonts w:ascii="Bell MT" w:hAnsi="Bell MT"/>
          <w:color w:val="000000"/>
        </w:rPr>
        <w:t>, in HTML format,</w:t>
      </w:r>
      <w:r w:rsidR="00A330EE">
        <w:rPr>
          <w:rFonts w:ascii="Bell MT" w:hAnsi="Bell MT"/>
          <w:color w:val="000000"/>
        </w:rPr>
        <w:t xml:space="preserve"> written by Prof. Martin</w:t>
      </w:r>
      <w:r>
        <w:rPr>
          <w:rFonts w:ascii="Bell MT" w:hAnsi="Bell MT"/>
          <w:color w:val="000000"/>
        </w:rPr>
        <w:t>.</w:t>
      </w:r>
      <w:r w:rsidR="00370243">
        <w:rPr>
          <w:rFonts w:ascii="Bell MT" w:hAnsi="Bell MT"/>
          <w:color w:val="000000"/>
        </w:rPr>
        <w:t xml:space="preserve"> </w:t>
      </w:r>
      <w:r w:rsidR="00CC5819">
        <w:rPr>
          <w:rFonts w:ascii="Bell MT" w:hAnsi="Bell MT"/>
          <w:color w:val="000000"/>
        </w:rPr>
        <w:t>The current system is outdated in its design aspects and interactivity</w:t>
      </w:r>
      <w:r w:rsidR="00A91F95">
        <w:rPr>
          <w:rFonts w:ascii="Bell MT" w:hAnsi="Bell MT"/>
          <w:color w:val="000000"/>
        </w:rPr>
        <w:t>. Also it is not mobile-friendly.</w:t>
      </w:r>
    </w:p>
    <w:p w14:paraId="4A17E914" w14:textId="77777777" w:rsidR="003A1CB0" w:rsidRDefault="003A1CB0" w:rsidP="00E54805">
      <w:pPr>
        <w:pStyle w:val="NormalWeb"/>
        <w:spacing w:before="0" w:beforeAutospacing="0" w:after="0" w:afterAutospacing="0"/>
        <w:jc w:val="both"/>
        <w:rPr>
          <w:rFonts w:ascii="Bell MT" w:hAnsi="Bell MT"/>
          <w:color w:val="000000"/>
        </w:rPr>
      </w:pPr>
    </w:p>
    <w:p w14:paraId="0192D087" w14:textId="5A887581"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 conten</w:t>
      </w:r>
      <w:r w:rsidR="003A1CB0">
        <w:rPr>
          <w:rFonts w:ascii="Bell MT" w:hAnsi="Bell MT"/>
          <w:color w:val="000000"/>
        </w:rPr>
        <w:t>t presented on the website</w:t>
      </w:r>
      <w:r>
        <w:rPr>
          <w:rFonts w:ascii="Bell MT" w:hAnsi="Bell MT"/>
          <w:color w:val="000000"/>
        </w:rPr>
        <w:t xml:space="preserve">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07272846" w:rsidR="008E6DB6" w:rsidRPr="00317617" w:rsidRDefault="00317617" w:rsidP="00E54805">
      <w:pPr>
        <w:pStyle w:val="NormalWeb"/>
        <w:numPr>
          <w:ilvl w:val="0"/>
          <w:numId w:val="49"/>
        </w:numPr>
        <w:spacing w:before="0" w:beforeAutospacing="0" w:after="0" w:afterAutospacing="0"/>
        <w:jc w:val="both"/>
      </w:pPr>
      <w:r>
        <w:rPr>
          <w:rFonts w:ascii="Bell MT" w:hAnsi="Bell MT"/>
          <w:color w:val="000000"/>
        </w:rPr>
        <w:t>A pdf version;</w:t>
      </w:r>
    </w:p>
    <w:p w14:paraId="0440C486" w14:textId="47615469" w:rsidR="00317617" w:rsidRP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mobi</w:t>
      </w:r>
      <w:proofErr w:type="spellEnd"/>
      <w:r>
        <w:rPr>
          <w:rFonts w:ascii="Bell MT" w:hAnsi="Bell MT"/>
          <w:color w:val="000000"/>
        </w:rPr>
        <w:t xml:space="preserve"> </w:t>
      </w:r>
      <w:r w:rsidR="006C191E">
        <w:rPr>
          <w:rFonts w:ascii="Bell MT" w:hAnsi="Bell MT"/>
          <w:color w:val="000000"/>
        </w:rPr>
        <w:t>format designed for use on the k</w:t>
      </w:r>
      <w:r>
        <w:rPr>
          <w:rFonts w:ascii="Bell MT" w:hAnsi="Bell MT"/>
          <w:color w:val="000000"/>
        </w:rPr>
        <w:t>indles as well as other e-readers or apps using this format;</w:t>
      </w:r>
    </w:p>
    <w:p w14:paraId="3ACF8364" w14:textId="62DD83F7" w:rsid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ePub</w:t>
      </w:r>
      <w:proofErr w:type="spellEnd"/>
      <w:r>
        <w:rPr>
          <w:rFonts w:ascii="Bell MT" w:hAnsi="Bell MT"/>
          <w:color w:val="000000"/>
        </w:rPr>
        <w:t xml:space="preserve"> format for e-readers or apps that work with it.  </w:t>
      </w:r>
    </w:p>
    <w:p w14:paraId="44941BB0" w14:textId="2700A296"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w:t>
      </w:r>
      <w:r w:rsidR="001C5DAC">
        <w:rPr>
          <w:rFonts w:ascii="Bell MT" w:eastAsia="Times New Roman" w:hAnsi="Bell MT"/>
          <w:color w:val="000000"/>
        </w:rPr>
        <w:t xml:space="preserve">since the website is not written in a generic markup language that’s fully compatible with the three formats, there’s no generic framework available </w:t>
      </w:r>
      <w:r w:rsidRPr="00D310F9">
        <w:rPr>
          <w:rFonts w:ascii="Bell MT" w:eastAsia="Times New Roman" w:hAnsi="Bell MT"/>
          <w:color w:val="000000"/>
        </w:rPr>
        <w:t>that can do instant conversion of</w:t>
      </w:r>
      <w:r w:rsidR="00CC5819">
        <w:rPr>
          <w:rFonts w:ascii="Bell MT" w:eastAsia="Times New Roman" w:hAnsi="Bell MT"/>
          <w:color w:val="000000"/>
        </w:rPr>
        <w:t xml:space="preserve"> the HTML</w:t>
      </w:r>
      <w:r w:rsidR="003625FF">
        <w:rPr>
          <w:rFonts w:ascii="Bell MT" w:eastAsia="Times New Roman" w:hAnsi="Bell MT"/>
          <w:color w:val="000000"/>
        </w:rPr>
        <w:t>, in which the website is written,</w:t>
      </w:r>
      <w:r w:rsidRPr="00D310F9">
        <w:rPr>
          <w:rFonts w:ascii="Bell MT" w:eastAsia="Times New Roman" w:hAnsi="Bell MT"/>
          <w:color w:val="000000"/>
        </w:rPr>
        <w:t xml:space="preserve"> </w:t>
      </w:r>
      <w:r w:rsidR="00D80B8C">
        <w:rPr>
          <w:rFonts w:ascii="Bell MT" w:eastAsia="Times New Roman" w:hAnsi="Bell MT"/>
          <w:color w:val="000000"/>
        </w:rPr>
        <w:t>to</w:t>
      </w:r>
      <w:r w:rsidR="00CC5819">
        <w:rPr>
          <w:rFonts w:ascii="Bell MT" w:eastAsia="Times New Roman" w:hAnsi="Bell MT"/>
          <w:color w:val="000000"/>
        </w:rPr>
        <w:t xml:space="preserve"> the</w:t>
      </w:r>
      <w:r w:rsidRPr="00D310F9">
        <w:rPr>
          <w:rFonts w:ascii="Bell MT" w:eastAsia="Times New Roman" w:hAnsi="Bell MT"/>
          <w:color w:val="000000"/>
        </w:rPr>
        <w:t xml:space="preserve"> different format</w:t>
      </w:r>
      <w:r w:rsidR="00CC5819">
        <w:rPr>
          <w:rFonts w:ascii="Bell MT" w:eastAsia="Times New Roman" w:hAnsi="Bell MT"/>
          <w:color w:val="000000"/>
        </w:rPr>
        <w:t>s</w:t>
      </w:r>
      <w:r w:rsidRPr="00D310F9">
        <w:rPr>
          <w:rFonts w:ascii="Bell MT" w:eastAsia="Times New Roman" w:hAnsi="Bell MT"/>
          <w:color w:val="000000"/>
        </w:rPr>
        <w:t xml:space="preserve">. </w:t>
      </w:r>
      <w:r w:rsidR="00E5268A">
        <w:rPr>
          <w:rFonts w:ascii="Bell MT" w:eastAsia="Times New Roman" w:hAnsi="Bell MT"/>
          <w:color w:val="000000"/>
        </w:rPr>
        <w:t>Hence, the content has to be updated for each different format of the book</w:t>
      </w:r>
      <w:r w:rsidR="00F11546">
        <w:rPr>
          <w:rFonts w:ascii="Bell MT" w:eastAsia="Times New Roman" w:hAnsi="Bell MT"/>
          <w:color w:val="000000"/>
        </w:rPr>
        <w:t xml:space="preserve"> manually</w:t>
      </w:r>
      <w:r w:rsidR="00E5268A">
        <w:rPr>
          <w:rFonts w:ascii="Bell MT" w:eastAsia="Times New Roman" w:hAnsi="Bell MT"/>
          <w:color w:val="000000"/>
        </w:rPr>
        <w:t xml:space="preserve">. </w:t>
      </w:r>
      <w:r w:rsidR="001C5DAC">
        <w:rPr>
          <w:rFonts w:ascii="Bell MT" w:eastAsia="Times New Roman" w:hAnsi="Bell MT"/>
          <w:color w:val="000000"/>
        </w:rPr>
        <w:t>By updating manually, the author needs to keep track himself of the changes made in each version</w:t>
      </w:r>
      <w:r w:rsidR="00054E72">
        <w:rPr>
          <w:rFonts w:ascii="Bell MT" w:eastAsia="Times New Roman" w:hAnsi="Bell MT"/>
          <w:color w:val="000000"/>
        </w:rPr>
        <w:t xml:space="preserve">, which is time consuming and prone to errors. </w:t>
      </w:r>
      <w:r w:rsidRPr="00D310F9">
        <w:rPr>
          <w:rFonts w:ascii="Bell MT" w:eastAsia="Times New Roman" w:hAnsi="Bell MT"/>
          <w:color w:val="000000"/>
        </w:rPr>
        <w:t xml:space="preserve">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5" w:name="_Toc434428561"/>
      <w:r>
        <w:rPr>
          <w:rFonts w:ascii="Bell MT" w:hAnsi="Bell MT"/>
          <w:lang w:eastAsia="zh-CN"/>
        </w:rPr>
        <w:lastRenderedPageBreak/>
        <w:t xml:space="preserve">Proposed System </w:t>
      </w:r>
      <w:r w:rsidR="00BC5635" w:rsidRPr="00437839">
        <w:rPr>
          <w:rFonts w:ascii="Bell MT" w:hAnsi="Bell MT"/>
        </w:rPr>
        <w:t>Requirements</w:t>
      </w:r>
      <w:bookmarkEnd w:id="5"/>
    </w:p>
    <w:p w14:paraId="209CC605" w14:textId="4F7EF3B9" w:rsidR="00BC5635" w:rsidRPr="00437839" w:rsidRDefault="00BC5635" w:rsidP="00BC5635">
      <w:pPr>
        <w:pStyle w:val="Heading2"/>
        <w:rPr>
          <w:rFonts w:ascii="Bell MT" w:hAnsi="Bell MT"/>
        </w:rPr>
      </w:pPr>
      <w:bookmarkStart w:id="6" w:name="_Toc434428562"/>
      <w:r w:rsidRPr="00437839">
        <w:rPr>
          <w:rFonts w:ascii="Bell MT" w:hAnsi="Bell MT"/>
        </w:rPr>
        <w:t>Overview</w:t>
      </w:r>
      <w:bookmarkEnd w:id="6"/>
    </w:p>
    <w:p w14:paraId="5DF134DD" w14:textId="77777777" w:rsidR="006A201E" w:rsidRPr="00A92BF4" w:rsidRDefault="006A201E" w:rsidP="006A201E">
      <w:pPr>
        <w:jc w:val="both"/>
        <w:rPr>
          <w:rFonts w:ascii="Bell MT" w:hAnsi="Bell MT"/>
          <w:color w:val="000000"/>
          <w:lang w:eastAsia="zh-CN"/>
        </w:rPr>
      </w:pPr>
    </w:p>
    <w:p w14:paraId="281E6125" w14:textId="46380599" w:rsidR="006A201E" w:rsidRDefault="006A201E" w:rsidP="004D4189">
      <w:pPr>
        <w:jc w:val="both"/>
        <w:rPr>
          <w:rFonts w:ascii="Bell MT" w:hAnsi="Bell MT"/>
          <w:color w:val="000000"/>
        </w:rPr>
      </w:pPr>
      <w:r w:rsidRPr="006A201E">
        <w:rPr>
          <w:rFonts w:ascii="Bell MT" w:hAnsi="Bell MT"/>
          <w:color w:val="000000"/>
        </w:rPr>
        <w:t xml:space="preserve">The project involves the following two major tasks that </w:t>
      </w:r>
      <w:r w:rsidR="009151F3">
        <w:rPr>
          <w:rFonts w:ascii="Bell MT" w:hAnsi="Bell MT"/>
          <w:color w:val="000000"/>
        </w:rPr>
        <w:t xml:space="preserve">can be implemented individually, </w:t>
      </w:r>
      <w:r w:rsidRPr="006A201E">
        <w:rPr>
          <w:rFonts w:ascii="Bell MT" w:hAnsi="Bell MT"/>
          <w:color w:val="000000"/>
        </w:rPr>
        <w:t>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4D4189">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4D4189">
      <w:pPr>
        <w:numPr>
          <w:ilvl w:val="0"/>
          <w:numId w:val="24"/>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7" w:name="_Toc434428563"/>
      <w:r w:rsidRPr="00437839">
        <w:rPr>
          <w:rFonts w:ascii="Bell MT" w:hAnsi="Bell MT"/>
        </w:rPr>
        <w:t>Functional Requirement</w:t>
      </w:r>
      <w:r w:rsidR="005C2C8D">
        <w:rPr>
          <w:rFonts w:ascii="Bell MT" w:hAnsi="Bell MT"/>
        </w:rPr>
        <w:t>s</w:t>
      </w:r>
      <w:bookmarkEnd w:id="7"/>
    </w:p>
    <w:p w14:paraId="3466B047" w14:textId="4A478838" w:rsidR="006A201E" w:rsidRDefault="006A201E" w:rsidP="00AB5B2D">
      <w:pPr>
        <w:pStyle w:val="Heading3"/>
        <w:rPr>
          <w:rFonts w:ascii="Bell MT" w:hAnsi="Bell MT"/>
          <w:lang w:eastAsia="zh-CN"/>
        </w:rPr>
      </w:pPr>
      <w:bookmarkStart w:id="8" w:name="_Toc434428564"/>
      <w:r w:rsidRPr="00AB5B2D">
        <w:rPr>
          <w:rFonts w:ascii="Bell MT" w:hAnsi="Bell MT"/>
          <w:lang w:eastAsia="zh-CN"/>
        </w:rPr>
        <w:t>Task 1: Website</w:t>
      </w:r>
      <w:bookmarkEnd w:id="8"/>
    </w:p>
    <w:p w14:paraId="48D2A52D" w14:textId="77777777" w:rsidR="00DF4350" w:rsidRPr="00DF4350" w:rsidRDefault="00DF4350" w:rsidP="00280489">
      <w:pPr>
        <w:jc w:val="both"/>
      </w:pPr>
    </w:p>
    <w:p w14:paraId="62856E28"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00198FFD"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009151F3">
        <w:rPr>
          <w:rFonts w:ascii="Bell MT" w:hAnsi="Bell MT"/>
          <w:color w:val="222222"/>
          <w:shd w:val="clear" w:color="auto" w:fill="FFFFFF"/>
        </w:rPr>
        <w:t xml:space="preserve"> i.e., it has to be mobile-</w:t>
      </w:r>
      <w:r w:rsidRPr="006A201E">
        <w:rPr>
          <w:rFonts w:ascii="Bell MT" w:hAnsi="Bell MT"/>
          <w:color w:val="222222"/>
          <w:shd w:val="clear" w:color="auto" w:fill="FFFFFF"/>
        </w:rPr>
        <w:t>friendly.</w:t>
      </w:r>
    </w:p>
    <w:p w14:paraId="2C53204E"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28048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website has to be </w:t>
      </w:r>
      <w:proofErr w:type="spellStart"/>
      <w:r w:rsidRPr="00A92BF4">
        <w:rPr>
          <w:rFonts w:ascii="Bell MT" w:hAnsi="Bell MT"/>
          <w:color w:val="222222"/>
          <w:shd w:val="clear" w:color="auto" w:fill="FFFFFF"/>
        </w:rPr>
        <w:t>crawlable</w:t>
      </w:r>
      <w:proofErr w:type="spellEnd"/>
      <w:r w:rsidRPr="00A92BF4">
        <w:rPr>
          <w:rFonts w:ascii="Bell MT" w:hAnsi="Bell MT"/>
          <w:color w:val="222222"/>
          <w:shd w:val="clear" w:color="auto" w:fill="FFFFFF"/>
        </w:rPr>
        <w:t>. This is to say that the website should allow its pages to be indexed by a search engine.</w:t>
      </w:r>
    </w:p>
    <w:p w14:paraId="650B3710" w14:textId="65225C4E"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9" w:name="_Toc434428565"/>
      <w:r w:rsidRPr="00AB5B2D">
        <w:rPr>
          <w:rFonts w:ascii="Bell MT" w:hAnsi="Bell MT"/>
          <w:lang w:eastAsia="zh-CN"/>
        </w:rPr>
        <w:t>Task 2: Conversions</w:t>
      </w:r>
      <w:bookmarkEnd w:id="9"/>
    </w:p>
    <w:p w14:paraId="54178C08" w14:textId="77777777" w:rsidR="00DF4350" w:rsidRPr="00DF4350" w:rsidRDefault="00DF4350" w:rsidP="00280489">
      <w:pPr>
        <w:jc w:val="both"/>
      </w:pPr>
    </w:p>
    <w:p w14:paraId="0C7A963B" w14:textId="07151BE3" w:rsidR="006A201E" w:rsidRPr="006A201E" w:rsidRDefault="00E71292" w:rsidP="00280489">
      <w:pPr>
        <w:numPr>
          <w:ilvl w:val="0"/>
          <w:numId w:val="28"/>
        </w:numPr>
        <w:shd w:val="clear" w:color="auto" w:fill="FFFFFF"/>
        <w:jc w:val="both"/>
        <w:textAlignment w:val="baseline"/>
        <w:rPr>
          <w:rFonts w:ascii="Bell MT" w:hAnsi="Bell MT"/>
          <w:color w:val="222222"/>
        </w:rPr>
      </w:pPr>
      <w:r>
        <w:rPr>
          <w:rFonts w:ascii="Bell MT" w:hAnsi="Bell MT"/>
          <w:color w:val="222222"/>
          <w:shd w:val="clear" w:color="auto" w:fill="FFFFFF"/>
        </w:rPr>
        <w:t>It must be possible to c</w:t>
      </w:r>
      <w:r w:rsidR="006A201E" w:rsidRPr="006A201E">
        <w:rPr>
          <w:rFonts w:ascii="Bell MT" w:hAnsi="Bell MT"/>
          <w:color w:val="222222"/>
          <w:shd w:val="clear" w:color="auto" w:fill="FFFFFF"/>
        </w:rPr>
        <w:t xml:space="preserve">onvert </w:t>
      </w:r>
      <w:r>
        <w:rPr>
          <w:rFonts w:ascii="Bell MT" w:hAnsi="Bell MT"/>
          <w:color w:val="222222"/>
          <w:shd w:val="clear" w:color="auto" w:fill="FFFFFF"/>
        </w:rPr>
        <w:t>the</w:t>
      </w:r>
      <w:r w:rsidR="006A201E" w:rsidRPr="006A201E">
        <w:rPr>
          <w:rFonts w:ascii="Bell MT" w:hAnsi="Bell MT"/>
          <w:color w:val="222222"/>
          <w:shd w:val="clear" w:color="auto" w:fill="FFFFFF"/>
        </w:rPr>
        <w:t xml:space="preserve"> HTML files</w:t>
      </w:r>
      <w:r>
        <w:rPr>
          <w:rFonts w:ascii="Bell MT" w:hAnsi="Bell MT"/>
          <w:color w:val="222222"/>
          <w:shd w:val="clear" w:color="auto" w:fill="FFFFFF"/>
        </w:rPr>
        <w:t xml:space="preserve"> on the website</w:t>
      </w:r>
      <w:r w:rsidR="006A201E" w:rsidRPr="006A201E">
        <w:rPr>
          <w:rFonts w:ascii="Bell MT" w:hAnsi="Bell MT"/>
          <w:color w:val="222222"/>
          <w:shd w:val="clear" w:color="auto" w:fill="FFFFFF"/>
        </w:rPr>
        <w:t xml:space="preserve"> to one file of the following output format:</w:t>
      </w:r>
    </w:p>
    <w:p w14:paraId="55E208D5"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proofErr w:type="spellStart"/>
      <w:r w:rsidRPr="006A201E">
        <w:rPr>
          <w:rFonts w:ascii="Bell MT" w:hAnsi="Bell MT"/>
          <w:color w:val="222222"/>
          <w:shd w:val="clear" w:color="auto" w:fill="FFFFFF"/>
        </w:rPr>
        <w:t>ePub</w:t>
      </w:r>
      <w:proofErr w:type="spellEnd"/>
    </w:p>
    <w:p w14:paraId="697226EC" w14:textId="77777777" w:rsidR="006A201E" w:rsidRPr="006A201E"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1B5AA2A9" w:rsidR="00C3183B" w:rsidRPr="00A92BF4"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C85C09">
        <w:rPr>
          <w:rFonts w:ascii="Bell MT" w:hAnsi="Bell MT"/>
          <w:color w:val="222222"/>
          <w:shd w:val="clear" w:color="auto" w:fill="FFFFFF"/>
        </w:rPr>
        <w:t xml:space="preserve">n to the other formats such as </w:t>
      </w:r>
      <w:proofErr w:type="spellStart"/>
      <w:r w:rsidR="00C85C09">
        <w:rPr>
          <w:rFonts w:ascii="Bell MT" w:hAnsi="Bell MT"/>
          <w:color w:val="222222"/>
          <w:shd w:val="clear" w:color="auto" w:fill="FFFFFF"/>
        </w:rPr>
        <w:t>m</w:t>
      </w:r>
      <w:r w:rsidRPr="006A201E">
        <w:rPr>
          <w:rFonts w:ascii="Bell MT" w:hAnsi="Bell MT"/>
          <w:color w:val="222222"/>
          <w:shd w:val="clear" w:color="auto" w:fill="FFFFFF"/>
        </w:rPr>
        <w:t>obi</w:t>
      </w:r>
      <w:proofErr w:type="spellEnd"/>
      <w:r w:rsidRPr="006A201E">
        <w:rPr>
          <w:rFonts w:ascii="Bell MT" w:hAnsi="Bell MT"/>
          <w:color w:val="222222"/>
          <w:shd w:val="clear" w:color="auto" w:fill="FFFFFF"/>
        </w:rPr>
        <w:t xml:space="preserve"> format, either from HTML or </w:t>
      </w:r>
      <w:proofErr w:type="spellStart"/>
      <w:r w:rsidRPr="006A201E">
        <w:rPr>
          <w:rFonts w:ascii="Bell MT" w:hAnsi="Bell MT"/>
          <w:color w:val="222222"/>
          <w:shd w:val="clear" w:color="auto" w:fill="FFFFFF"/>
        </w:rPr>
        <w:t>ePub</w:t>
      </w:r>
      <w:proofErr w:type="spellEnd"/>
      <w:r w:rsidRPr="006A201E">
        <w:rPr>
          <w:rFonts w:ascii="Bell MT" w:hAnsi="Bell MT"/>
          <w:color w:val="222222"/>
          <w:shd w:val="clear" w:color="auto" w:fill="FFFFFF"/>
        </w:rPr>
        <w:t xml:space="preserve">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280489">
      <w:pPr>
        <w:pStyle w:val="Heading2"/>
        <w:jc w:val="both"/>
        <w:rPr>
          <w:rFonts w:ascii="Bell MT" w:hAnsi="Bell MT"/>
          <w:lang w:eastAsia="zh-CN"/>
        </w:rPr>
      </w:pPr>
      <w:bookmarkStart w:id="10" w:name="_Toc434428566"/>
      <w:r>
        <w:rPr>
          <w:rFonts w:ascii="Bell MT" w:hAnsi="Bell MT"/>
        </w:rPr>
        <w:t>Us</w:t>
      </w:r>
      <w:r>
        <w:rPr>
          <w:rFonts w:ascii="Bell MT" w:hAnsi="Bell MT" w:hint="eastAsia"/>
          <w:lang w:eastAsia="zh-CN"/>
        </w:rPr>
        <w:t>ability Requirements</w:t>
      </w:r>
      <w:bookmarkEnd w:id="10"/>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The application will have two interfaces, the author side and the user side. The author is the person who owns the content on the website and is also responsible for the perpetual updating 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1" w:name="_Toc434428567"/>
      <w:r w:rsidRPr="00A92BF4">
        <w:rPr>
          <w:rFonts w:ascii="Bell MT" w:hAnsi="Bell MT"/>
          <w:lang w:eastAsia="zh-CN"/>
        </w:rPr>
        <w:lastRenderedPageBreak/>
        <w:t>Author View</w:t>
      </w:r>
      <w:bookmarkEnd w:id="11"/>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825DA3">
      <w:pPr>
        <w:jc w:val="both"/>
        <w:rPr>
          <w:rFonts w:eastAsia="Times New Roman"/>
        </w:rPr>
      </w:pPr>
      <w:r>
        <w:rPr>
          <w:rFonts w:ascii="Bell MT" w:eastAsia="Times New Roman" w:hAnsi="Bell MT"/>
          <w:color w:val="000000"/>
        </w:rPr>
        <w:t xml:space="preserve">The author view will consist of an editor interface that will allow editing of the content on the website. This updated content is to be reflected in three formats (HTML, </w:t>
      </w:r>
      <w:proofErr w:type="spellStart"/>
      <w:r>
        <w:rPr>
          <w:rFonts w:ascii="Bell MT" w:eastAsia="Times New Roman" w:hAnsi="Bell MT"/>
          <w:color w:val="000000"/>
        </w:rPr>
        <w:t>ePub</w:t>
      </w:r>
      <w:proofErr w:type="spellEnd"/>
      <w:r>
        <w:rPr>
          <w:rFonts w:ascii="Bell MT" w:eastAsia="Times New Roman" w:hAnsi="Bell MT"/>
          <w:color w:val="000000"/>
        </w:rPr>
        <w:t xml:space="preserve">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2" w:name="_Toc434428568"/>
      <w:r w:rsidRPr="00A92BF4">
        <w:rPr>
          <w:rFonts w:ascii="Bell MT" w:hAnsi="Bell MT" w:cs="Times New Roman"/>
          <w:color w:val="000000"/>
          <w:lang w:eastAsia="zh-CN"/>
        </w:rPr>
        <w:t>User</w:t>
      </w:r>
      <w:r w:rsidRPr="00A92BF4">
        <w:rPr>
          <w:rFonts w:ascii="Bell MT" w:hAnsi="Bell MT"/>
          <w:lang w:eastAsia="zh-CN"/>
        </w:rPr>
        <w:t xml:space="preserve"> View</w:t>
      </w:r>
      <w:bookmarkEnd w:id="12"/>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3" w:name="_Toc434428569"/>
      <w:r w:rsidRPr="00437839">
        <w:rPr>
          <w:rFonts w:ascii="Bell MT" w:hAnsi="Bell MT"/>
        </w:rPr>
        <w:t>Non-functional Requirements</w:t>
      </w:r>
      <w:bookmarkEnd w:id="13"/>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4" w:name="_Toc434428570"/>
      <w:r>
        <w:rPr>
          <w:rFonts w:ascii="Bell MT" w:hAnsi="Bell MT"/>
          <w:lang w:eastAsia="zh-CN"/>
        </w:rPr>
        <w:lastRenderedPageBreak/>
        <w:t>Requirement models</w:t>
      </w:r>
      <w:bookmarkEnd w:id="14"/>
    </w:p>
    <w:p w14:paraId="1870B404" w14:textId="36B6CD8D" w:rsidR="00470AA5" w:rsidRDefault="00470AA5" w:rsidP="00CF4AAC">
      <w:pPr>
        <w:pStyle w:val="Heading2"/>
        <w:rPr>
          <w:rFonts w:ascii="Bell MT" w:hAnsi="Bell MT"/>
          <w:lang w:eastAsia="zh-CN"/>
        </w:rPr>
      </w:pPr>
      <w:bookmarkStart w:id="15" w:name="_Toc434428571"/>
      <w:r>
        <w:rPr>
          <w:rFonts w:ascii="Bell MT" w:hAnsi="Bell MT"/>
          <w:lang w:eastAsia="zh-CN"/>
        </w:rPr>
        <w:t>Use Case Diagrams</w:t>
      </w:r>
      <w:bookmarkEnd w:id="15"/>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proofErr w:type="spellStart"/>
      <w:r w:rsidR="001053B9" w:rsidRPr="008D188A">
        <w:rPr>
          <w:rFonts w:ascii="Bell MT" w:hAnsi="Bell MT"/>
          <w:color w:val="000000"/>
        </w:rPr>
        <w:t>m</w:t>
      </w:r>
      <w:r w:rsidRPr="008D188A">
        <w:rPr>
          <w:rFonts w:ascii="Bell MT" w:hAnsi="Bell MT"/>
          <w:color w:val="000000"/>
        </w:rPr>
        <w:t>obi</w:t>
      </w:r>
      <w:proofErr w:type="spellEnd"/>
      <w:r w:rsidRPr="008D188A">
        <w:rPr>
          <w:rFonts w:ascii="Bell MT" w:hAnsi="Bell MT"/>
          <w:color w:val="000000"/>
        </w:rPr>
        <w:t xml:space="preserve">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5518DFAC"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2692B65F" w:rsidR="00850CE3" w:rsidRPr="0006649B" w:rsidRDefault="00255443" w:rsidP="006C016B">
      <w:pPr>
        <w:jc w:val="center"/>
        <w:rPr>
          <w:lang w:eastAsia="zh-CN"/>
        </w:rPr>
      </w:pPr>
      <w:r>
        <w:rPr>
          <w:lang w:eastAsia="zh-CN"/>
        </w:rPr>
        <w:t>Figure 1</w:t>
      </w:r>
      <w:r w:rsidR="006C016B">
        <w:rPr>
          <w:lang w:eastAsia="zh-CN"/>
        </w:rPr>
        <w:t>:</w:t>
      </w:r>
      <w:r>
        <w:rPr>
          <w:lang w:eastAsia="zh-CN"/>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6" w:name="_Toc434428572"/>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6"/>
    </w:p>
    <w:p w14:paraId="057BD1C3" w14:textId="5A865716" w:rsidR="00A92BF4" w:rsidRDefault="00A92BF4" w:rsidP="00A92BF4">
      <w:pPr>
        <w:pStyle w:val="Heading3"/>
        <w:rPr>
          <w:rFonts w:ascii="Bell MT" w:hAnsi="Bell MT"/>
          <w:lang w:eastAsia="zh-CN"/>
        </w:rPr>
      </w:pPr>
      <w:bookmarkStart w:id="17" w:name="_Toc434428573"/>
      <w:r w:rsidRPr="00A92BF4">
        <w:rPr>
          <w:rFonts w:ascii="Bell MT" w:hAnsi="Bell MT"/>
          <w:lang w:eastAsia="zh-CN"/>
        </w:rPr>
        <w:t>Search Content</w:t>
      </w:r>
      <w:bookmarkEnd w:id="17"/>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2b. The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3b. The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4b. The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1c. The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2c. The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8" w:name="_Toc434428574"/>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8"/>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proofErr w:type="spellStart"/>
      <w:r w:rsidR="005E604B">
        <w:rPr>
          <w:rFonts w:ascii="Bell MT" w:hAnsi="Bell MT"/>
          <w:color w:val="000000"/>
        </w:rPr>
        <w:t>m</w:t>
      </w:r>
      <w:r w:rsidR="00CD00C0">
        <w:rPr>
          <w:rFonts w:ascii="Bell MT" w:hAnsi="Bell MT"/>
          <w:color w:val="000000"/>
        </w:rPr>
        <w:t>obi</w:t>
      </w:r>
      <w:proofErr w:type="spellEnd"/>
      <w:r w:rsidR="00CD00C0">
        <w:rPr>
          <w:rFonts w:ascii="Bell MT" w:hAnsi="Bell MT"/>
          <w:color w:val="000000"/>
        </w:rPr>
        <w:t xml:space="preserve">, PDF or </w:t>
      </w:r>
      <w:proofErr w:type="spellStart"/>
      <w:r w:rsidR="00CD00C0">
        <w:rPr>
          <w:rFonts w:ascii="Bell MT" w:hAnsi="Bell MT"/>
          <w:color w:val="000000"/>
        </w:rPr>
        <w:t>eP</w:t>
      </w:r>
      <w:r w:rsidRPr="0077345E">
        <w:rPr>
          <w:rFonts w:ascii="Bell MT" w:hAnsi="Bell MT"/>
          <w:color w:val="000000"/>
        </w:rPr>
        <w:t>ub</w:t>
      </w:r>
      <w:proofErr w:type="spellEnd"/>
      <w:r w:rsidRPr="0077345E">
        <w:rPr>
          <w:rFonts w:ascii="Bell MT" w:hAnsi="Bell MT"/>
          <w:color w:val="000000"/>
        </w:rPr>
        <w:t>.</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19" w:name="_Toc434428575"/>
      <w:r>
        <w:rPr>
          <w:rFonts w:ascii="Bell MT" w:hAnsi="Bell MT"/>
          <w:lang w:eastAsia="zh-CN"/>
        </w:rPr>
        <w:t>Buy .</w:t>
      </w:r>
      <w:proofErr w:type="spellStart"/>
      <w:r>
        <w:rPr>
          <w:rFonts w:ascii="Bell MT" w:hAnsi="Bell MT"/>
          <w:lang w:eastAsia="zh-CN"/>
        </w:rPr>
        <w:t>m</w:t>
      </w:r>
      <w:r w:rsidR="00A81CEB">
        <w:rPr>
          <w:rFonts w:ascii="Bell MT" w:hAnsi="Bell MT"/>
          <w:lang w:eastAsia="zh-CN"/>
        </w:rPr>
        <w:t>obi</w:t>
      </w:r>
      <w:proofErr w:type="spellEnd"/>
      <w:r w:rsidR="00A81CEB">
        <w:rPr>
          <w:rFonts w:ascii="Bell MT" w:hAnsi="Bell MT"/>
          <w:lang w:eastAsia="zh-CN"/>
        </w:rPr>
        <w:t xml:space="preserve"> e</w:t>
      </w:r>
      <w:r w:rsidR="00AD7A09">
        <w:rPr>
          <w:rFonts w:ascii="Bell MT" w:hAnsi="Bell MT"/>
          <w:lang w:eastAsia="zh-CN"/>
        </w:rPr>
        <w:t>B</w:t>
      </w:r>
      <w:r w:rsidR="00F7147F">
        <w:rPr>
          <w:rFonts w:ascii="Bell MT" w:hAnsi="Bell MT"/>
          <w:lang w:eastAsia="zh-CN"/>
        </w:rPr>
        <w:t>ook</w:t>
      </w:r>
      <w:bookmarkEnd w:id="19"/>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proofErr w:type="spellStart"/>
      <w:r w:rsidR="005E604B">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proofErr w:type="spellStart"/>
      <w:r w:rsidR="00AD7A09">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the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proofErr w:type="spellStart"/>
      <w:r w:rsidR="00F3469A">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proofErr w:type="spellStart"/>
      <w:r w:rsidR="0004519C">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FA3098D"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proofErr w:type="spellStart"/>
      <w:r w:rsidR="00A92647">
        <w:rPr>
          <w:rFonts w:ascii="Bell MT" w:hAnsi="Bell MT"/>
          <w:color w:val="000000"/>
        </w:rPr>
        <w:t>mobi</w:t>
      </w:r>
      <w:proofErr w:type="spellEnd"/>
      <w:r w:rsidR="00A92647">
        <w:rPr>
          <w:rFonts w:ascii="Bell MT" w:hAnsi="Bell MT"/>
          <w:color w:val="000000"/>
        </w:rPr>
        <w:t xml:space="preserve"> eB</w:t>
      </w:r>
      <w:r w:rsidRPr="0077345E">
        <w:rPr>
          <w:rFonts w:ascii="Bell MT" w:hAnsi="Bell MT"/>
          <w:color w:val="000000"/>
        </w:rPr>
        <w:t xml:space="preserve">ook, will </w:t>
      </w:r>
      <w:r w:rsidR="00CD00C0">
        <w:rPr>
          <w:rFonts w:ascii="Bell MT" w:hAnsi="Bell MT"/>
          <w:color w:val="000000"/>
        </w:rPr>
        <w:t>be charged $0.99 in most cases.</w:t>
      </w:r>
      <w:r w:rsidRPr="0077345E">
        <w:rPr>
          <w:rFonts w:ascii="Bell MT" w:hAnsi="Bell MT"/>
          <w:color w:val="000000"/>
        </w:rPr>
        <w:t xml:space="preserve"> </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proofErr w:type="spellStart"/>
      <w:r w:rsidR="00AE3BFB">
        <w:rPr>
          <w:rFonts w:ascii="Bell MT" w:eastAsia="Times New Roman" w:hAnsi="Bell MT"/>
          <w:color w:val="000000"/>
        </w:rPr>
        <w:t>mobi</w:t>
      </w:r>
      <w:proofErr w:type="spellEnd"/>
      <w:r w:rsidR="00AE3BFB">
        <w:rPr>
          <w:rFonts w:ascii="Bell MT" w:eastAsia="Times New Roman" w:hAnsi="Bell MT"/>
          <w:color w:val="000000"/>
        </w:rPr>
        <w:t xml:space="preserve">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0" w:name="_Toc434428576"/>
      <w:r>
        <w:rPr>
          <w:rFonts w:ascii="Bell MT" w:hAnsi="Bell MT"/>
          <w:lang w:eastAsia="zh-CN"/>
        </w:rPr>
        <w:t>Edit Content</w:t>
      </w:r>
      <w:bookmarkEnd w:id="20"/>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5A13D2FE"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Pr="0077345E">
        <w:rPr>
          <w:rFonts w:ascii="Bell MT" w:hAnsi="Bell MT"/>
          <w:color w:val="000000"/>
        </w:rPr>
        <w:t xml:space="preserve">HTML as a markup language. The author must have access to the original HTML files, the system and the </w:t>
      </w:r>
      <w:r w:rsidR="00976183">
        <w:rPr>
          <w:rFonts w:ascii="Bell MT" w:hAnsi="Bell MT"/>
          <w:color w:val="000000"/>
        </w:rPr>
        <w:t xml:space="preserve">server. The author must use an </w:t>
      </w:r>
      <w:r w:rsidRPr="0077345E">
        <w:rPr>
          <w:rFonts w:ascii="Bell MT" w:hAnsi="Bell MT"/>
          <w:color w:val="000000"/>
        </w:rPr>
        <w:t xml:space="preserve">HTML editing tool compatible to his machine. </w:t>
      </w:r>
    </w:p>
    <w:p w14:paraId="1FBA35CB" w14:textId="77777777"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976183">
      <w:pPr>
        <w:spacing w:after="160"/>
        <w:jc w:val="both"/>
      </w:pPr>
      <w:r w:rsidRPr="0077345E">
        <w:rPr>
          <w:rFonts w:ascii="Bell MT" w:hAnsi="Bell MT"/>
          <w:color w:val="000000"/>
        </w:rPr>
        <w:t>1. The author selects an existing HTML file from the server.</w:t>
      </w:r>
    </w:p>
    <w:p w14:paraId="4D917DAC" w14:textId="77777777" w:rsidR="0077345E" w:rsidRPr="0077345E" w:rsidRDefault="0077345E" w:rsidP="00976183">
      <w:pPr>
        <w:spacing w:after="160"/>
        <w:jc w:val="both"/>
      </w:pPr>
      <w:r w:rsidRPr="0077345E">
        <w:rPr>
          <w:rFonts w:ascii="Bell MT" w:hAnsi="Bell MT"/>
          <w:color w:val="000000"/>
        </w:rPr>
        <w:t>2. The author opens the HTML file in any editing tool.</w:t>
      </w:r>
    </w:p>
    <w:p w14:paraId="618F0BB8" w14:textId="15E5E2B3" w:rsidR="0077345E" w:rsidRPr="0077345E" w:rsidRDefault="0077345E" w:rsidP="00976183">
      <w:pPr>
        <w:spacing w:after="160"/>
        <w:jc w:val="both"/>
      </w:pPr>
      <w:r w:rsidRPr="0077345E">
        <w:rPr>
          <w:rFonts w:ascii="Bell MT" w:hAnsi="Bell MT"/>
          <w:color w:val="000000"/>
        </w:rPr>
        <w:lastRenderedPageBreak/>
        <w:t>3. The author makes the appropr</w:t>
      </w:r>
      <w:r w:rsidR="009C067A">
        <w:rPr>
          <w:rFonts w:ascii="Bell MT" w:hAnsi="Bell MT"/>
          <w:color w:val="000000"/>
        </w:rPr>
        <w:t xml:space="preserve">iate changes using </w:t>
      </w:r>
      <w:r w:rsidRPr="0077345E">
        <w:rPr>
          <w:rFonts w:ascii="Bell MT" w:hAnsi="Bell MT"/>
          <w:color w:val="000000"/>
        </w:rPr>
        <w:t xml:space="preserve">HTML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1" w:name="_Toc434428577"/>
      <w:r>
        <w:rPr>
          <w:rFonts w:ascii="Bell MT" w:hAnsi="Bell MT"/>
          <w:lang w:eastAsia="zh-CN"/>
        </w:rPr>
        <w:t>Add Content</w:t>
      </w:r>
      <w:bookmarkEnd w:id="21"/>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5645372B"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xml:space="preserve">: Using an HTML editor, the author </w:t>
      </w:r>
      <w:proofErr w:type="gramStart"/>
      <w:r w:rsidRPr="00887016">
        <w:rPr>
          <w:rFonts w:ascii="Bell MT" w:hAnsi="Bell MT"/>
          <w:color w:val="000000"/>
        </w:rPr>
        <w:t>create</w:t>
      </w:r>
      <w:proofErr w:type="gramEnd"/>
      <w:r w:rsidRPr="00887016">
        <w:rPr>
          <w:rFonts w:ascii="Bell MT" w:hAnsi="Bell MT"/>
          <w:color w:val="000000"/>
        </w:rPr>
        <w:t xml:space="preserve"> new content for the e</w:t>
      </w:r>
      <w:r w:rsidR="004F2DB6">
        <w:rPr>
          <w:rFonts w:ascii="Bell MT" w:hAnsi="Bell MT"/>
          <w:color w:val="000000"/>
        </w:rPr>
        <w:t>B</w:t>
      </w:r>
      <w:r w:rsidRPr="00887016">
        <w:rPr>
          <w:rFonts w:ascii="Bell MT" w:hAnsi="Bell MT"/>
          <w:color w:val="000000"/>
        </w:rPr>
        <w:t>ook.   </w:t>
      </w:r>
    </w:p>
    <w:p w14:paraId="49DDECD8" w14:textId="2F36B0EA"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Pr="00887016">
        <w:rPr>
          <w:rFonts w:ascii="Bell MT" w:hAnsi="Bell MT"/>
          <w:color w:val="000000"/>
        </w:rPr>
        <w:t xml:space="preserve">HTML as a markup language. The author must have access to the system and the </w:t>
      </w:r>
      <w:r w:rsidR="004506A2">
        <w:rPr>
          <w:rFonts w:ascii="Bell MT" w:hAnsi="Bell MT"/>
          <w:color w:val="000000"/>
        </w:rPr>
        <w:t xml:space="preserve">server. The author must use an </w:t>
      </w:r>
      <w:r w:rsidRPr="00887016">
        <w:rPr>
          <w:rFonts w:ascii="Bell MT" w:hAnsi="Bell MT"/>
          <w:color w:val="000000"/>
        </w:rPr>
        <w:t xml:space="preserve">HTML editing tool compatible to his machine. </w:t>
      </w:r>
    </w:p>
    <w:p w14:paraId="61D3E445" w14:textId="3AFECC28"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Pr="00887016">
        <w:rPr>
          <w:rFonts w:ascii="Bell MT" w:hAnsi="Bell MT"/>
          <w:color w:val="000000"/>
        </w:rPr>
        <w:t xml:space="preserve">HTML file. </w:t>
      </w:r>
    </w:p>
    <w:p w14:paraId="18E9280D" w14:textId="4D302E1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Pr="00887016">
        <w:rPr>
          <w:rFonts w:ascii="Bell MT" w:hAnsi="Bell MT"/>
          <w:color w:val="000000"/>
        </w:rPr>
        <w:t>HTML file from the server.</w:t>
      </w:r>
    </w:p>
    <w:p w14:paraId="43B22D4D" w14:textId="5D468DDC" w:rsidR="0077345E" w:rsidRPr="00887016" w:rsidRDefault="004506A2" w:rsidP="00B74D23">
      <w:pPr>
        <w:spacing w:after="160"/>
        <w:jc w:val="both"/>
      </w:pPr>
      <w:r>
        <w:rPr>
          <w:rFonts w:ascii="Bell MT" w:hAnsi="Bell MT"/>
          <w:color w:val="000000"/>
        </w:rPr>
        <w:t xml:space="preserve">2. The author opens the </w:t>
      </w:r>
      <w:r w:rsidR="0077345E" w:rsidRPr="00887016">
        <w:rPr>
          <w:rFonts w:ascii="Bell MT" w:hAnsi="Bell MT"/>
          <w:color w:val="000000"/>
        </w:rPr>
        <w:t>HTML file in any editing tool.</w:t>
      </w:r>
    </w:p>
    <w:p w14:paraId="2580ADC1" w14:textId="3371C6B8"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Pr="00887016">
        <w:rPr>
          <w:rFonts w:ascii="Bell MT" w:hAnsi="Bell MT"/>
          <w:color w:val="000000"/>
        </w:rPr>
        <w:t xml:space="preserve">HTML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2" w:name="_Toc434428578"/>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2"/>
    </w:p>
    <w:p w14:paraId="541DCDF9" w14:textId="551EE361" w:rsidR="003026C0" w:rsidRPr="00CD00C0" w:rsidRDefault="00FA3B99" w:rsidP="00CD00C0">
      <w:pPr>
        <w:pStyle w:val="Heading3"/>
        <w:rPr>
          <w:rFonts w:ascii="Bell MT" w:hAnsi="Bell MT"/>
          <w:color w:val="000000"/>
        </w:rPr>
      </w:pPr>
      <w:bookmarkStart w:id="23" w:name="_Toc434428579"/>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3"/>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B74D23">
      <w:pPr>
        <w:pStyle w:val="ListParagraph"/>
        <w:numPr>
          <w:ilvl w:val="0"/>
          <w:numId w:val="45"/>
        </w:numPr>
        <w:spacing w:after="160"/>
        <w:jc w:val="both"/>
      </w:pPr>
      <w:r w:rsidRPr="00887016">
        <w:rPr>
          <w:rFonts w:ascii="Bell MT" w:hAnsi="Bell MT"/>
          <w:color w:val="000000"/>
        </w:rPr>
        <w:t>Andrew accesses the website.</w:t>
      </w:r>
    </w:p>
    <w:p w14:paraId="2970B0E1" w14:textId="733A22C6" w:rsidR="00B2754C" w:rsidRPr="00887016" w:rsidRDefault="00B2754C" w:rsidP="00B74D23">
      <w:pPr>
        <w:pStyle w:val="ListParagraph"/>
        <w:numPr>
          <w:ilvl w:val="0"/>
          <w:numId w:val="45"/>
        </w:numPr>
        <w:spacing w:after="160"/>
        <w:jc w:val="both"/>
      </w:pPr>
      <w:r w:rsidRPr="00887016">
        <w:rPr>
          <w:rFonts w:ascii="Bell MT" w:hAnsi="Bell MT"/>
          <w:color w:val="000000"/>
        </w:rPr>
        <w:t>Andrew goes to the home page.</w:t>
      </w:r>
    </w:p>
    <w:p w14:paraId="633E6D1F" w14:textId="200176E0" w:rsidR="00B2754C" w:rsidRPr="00887016" w:rsidRDefault="00B2754C" w:rsidP="00B74D23">
      <w:pPr>
        <w:pStyle w:val="ListParagraph"/>
        <w:numPr>
          <w:ilvl w:val="0"/>
          <w:numId w:val="45"/>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B74D23">
      <w:pPr>
        <w:pStyle w:val="ListParagraph"/>
        <w:numPr>
          <w:ilvl w:val="0"/>
          <w:numId w:val="45"/>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B74D23">
      <w:pPr>
        <w:pStyle w:val="ListParagraph"/>
        <w:numPr>
          <w:ilvl w:val="0"/>
          <w:numId w:val="45"/>
        </w:numPr>
        <w:spacing w:after="160"/>
        <w:jc w:val="both"/>
      </w:pPr>
      <w:r w:rsidRPr="00887016">
        <w:rPr>
          <w:rFonts w:ascii="Bell MT" w:eastAsia="Times New Roman" w:hAnsi="Bell MT"/>
          <w:color w:val="000000"/>
        </w:rPr>
        <w:t>Once the studying is done, he closes the website.</w:t>
      </w: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4" w:name="_Toc434428580"/>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4"/>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t>Preconditions:</w:t>
      </w:r>
      <w:r w:rsidRPr="00887016">
        <w:rPr>
          <w:rFonts w:hint="eastAsia"/>
          <w:b/>
        </w:rPr>
        <w:t xml:space="preserve"> </w:t>
      </w:r>
    </w:p>
    <w:p w14:paraId="05F46D44" w14:textId="4DAB150B" w:rsidR="003026C0" w:rsidRPr="00887016" w:rsidRDefault="003026C0" w:rsidP="00B74D23">
      <w:pPr>
        <w:pStyle w:val="ListParagraph"/>
        <w:numPr>
          <w:ilvl w:val="0"/>
          <w:numId w:val="40"/>
        </w:numPr>
        <w:spacing w:after="160"/>
        <w:jc w:val="both"/>
      </w:pPr>
      <w:r w:rsidRPr="00887016">
        <w:rPr>
          <w:rFonts w:ascii="Bell MT" w:hAnsi="Bell MT"/>
          <w:color w:val="000000"/>
        </w:rPr>
        <w:lastRenderedPageBreak/>
        <w:t xml:space="preserve">Web browser on a system connected to the internet. </w:t>
      </w:r>
    </w:p>
    <w:p w14:paraId="0D108859" w14:textId="77777777"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3F768F25"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Pr="00887016">
        <w:rPr>
          <w:rFonts w:ascii="Bell MT" w:hAnsi="Bell MT"/>
          <w:color w:val="000000"/>
        </w:rPr>
        <w:t xml:space="preserve">HTML) to make the changes. </w:t>
      </w:r>
    </w:p>
    <w:p w14:paraId="293B3203" w14:textId="77777777" w:rsidR="003026C0" w:rsidRPr="00887016" w:rsidRDefault="003026C0" w:rsidP="00B74D23">
      <w:pPr>
        <w:numPr>
          <w:ilvl w:val="0"/>
          <w:numId w:val="39"/>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2247F2F9" w:rsidR="0006649B" w:rsidRPr="00887016" w:rsidRDefault="003026C0" w:rsidP="00B74D23">
      <w:pPr>
        <w:numPr>
          <w:ilvl w:val="0"/>
          <w:numId w:val="39"/>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Pr="00887016">
        <w:rPr>
          <w:rFonts w:ascii="Bell MT" w:eastAsia="Times New Roman" w:hAnsi="Bell MT"/>
          <w:color w:val="000000"/>
        </w:rPr>
        <w:t xml:space="preserve">HTML from the website and convert it to other formats like PDF, </w:t>
      </w:r>
      <w:proofErr w:type="spellStart"/>
      <w:r w:rsidRPr="00887016">
        <w:rPr>
          <w:rFonts w:ascii="Bell MT" w:eastAsia="Times New Roman" w:hAnsi="Bell MT"/>
          <w:color w:val="000000"/>
        </w:rPr>
        <w:t>ePub</w:t>
      </w:r>
      <w:proofErr w:type="spellEnd"/>
      <w:r w:rsidRPr="00887016">
        <w:rPr>
          <w:rFonts w:ascii="Bell MT" w:eastAsia="Times New Roman" w:hAnsi="Bell MT"/>
          <w:color w:val="000000"/>
        </w:rPr>
        <w:t xml:space="preserve"> and </w:t>
      </w:r>
      <w:proofErr w:type="spellStart"/>
      <w:r w:rsidR="00B74D23">
        <w:rPr>
          <w:rFonts w:ascii="Bell MT" w:eastAsia="Times New Roman" w:hAnsi="Bell MT"/>
          <w:color w:val="000000"/>
        </w:rPr>
        <w:t>m</w:t>
      </w:r>
      <w:r w:rsidRPr="00887016">
        <w:rPr>
          <w:rFonts w:ascii="Bell MT" w:eastAsia="Times New Roman" w:hAnsi="Bell MT"/>
          <w:color w:val="000000"/>
        </w:rPr>
        <w:t>obi</w:t>
      </w:r>
      <w:proofErr w:type="spellEnd"/>
      <w:r w:rsidRPr="00887016">
        <w:rPr>
          <w:rFonts w:ascii="Bell MT" w:eastAsia="Times New Roman" w:hAnsi="Bell MT"/>
          <w:color w:val="000000"/>
        </w:rPr>
        <w:t xml:space="preserve">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5" w:name="_Toc434428581"/>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5"/>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4.   Based on the the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w:t>
      </w:r>
      <w:proofErr w:type="spellStart"/>
      <w:r w:rsidRPr="00887016">
        <w:rPr>
          <w:rFonts w:ascii="Bell MT" w:hAnsi="Bell MT"/>
          <w:color w:val="000000"/>
        </w:rPr>
        <w:t>basic_legal_</w:t>
      </w:r>
      <w:proofErr w:type="gramStart"/>
      <w:r w:rsidRPr="00887016">
        <w:rPr>
          <w:rFonts w:ascii="Bell MT" w:hAnsi="Bell MT"/>
          <w:color w:val="000000"/>
        </w:rPr>
        <w:t>citation.epub</w:t>
      </w:r>
      <w:proofErr w:type="spellEnd"/>
      <w:proofErr w:type="gramEnd"/>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5.   The corresponding e-book is downloaded in the format clicked on.</w:t>
      </w: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6" w:name="_Toc434428582"/>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6"/>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985EFA">
      <w:pPr>
        <w:pStyle w:val="ListParagraph"/>
        <w:numPr>
          <w:ilvl w:val="0"/>
          <w:numId w:val="40"/>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lastRenderedPageBreak/>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7" w:name="_Toc434428583"/>
      <w:r>
        <w:rPr>
          <w:rFonts w:ascii="Bell MT" w:hAnsi="Bell MT"/>
          <w:lang w:eastAsia="zh-CN"/>
        </w:rPr>
        <w:lastRenderedPageBreak/>
        <w:t xml:space="preserve">Preliminary </w:t>
      </w:r>
      <w:r w:rsidRPr="005E0CBA">
        <w:rPr>
          <w:rFonts w:ascii="Bell MT" w:hAnsi="Bell MT"/>
          <w:lang w:eastAsia="zh-CN"/>
        </w:rPr>
        <w:t>Design</w:t>
      </w:r>
      <w:bookmarkEnd w:id="27"/>
    </w:p>
    <w:p w14:paraId="06367EDE" w14:textId="1F3947D3" w:rsidR="00470AA5" w:rsidRPr="00437839" w:rsidRDefault="0033517C" w:rsidP="00470AA5">
      <w:pPr>
        <w:pStyle w:val="Heading2"/>
        <w:rPr>
          <w:rFonts w:ascii="Bell MT" w:hAnsi="Bell MT"/>
        </w:rPr>
      </w:pPr>
      <w:bookmarkStart w:id="28" w:name="_Toc434428584"/>
      <w:r>
        <w:rPr>
          <w:rFonts w:ascii="Bell MT" w:hAnsi="Bell MT"/>
          <w:lang w:eastAsia="zh-CN"/>
        </w:rPr>
        <w:t>System Architecture</w:t>
      </w:r>
      <w:bookmarkEnd w:id="28"/>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9032D8B"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Pr="0033517C">
        <w:rPr>
          <w:rFonts w:ascii="Bell MT" w:hAnsi="Bell MT" w:cs="Times New Roman"/>
          <w:sz w:val="24"/>
          <w:szCs w:val="24"/>
          <w:lang w:eastAsia="en-US"/>
        </w:rPr>
        <w:t>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 xml:space="preserve">Additionally, the clients can also request to download different publishing formats - PDF, </w:t>
      </w:r>
      <w:proofErr w:type="spellStart"/>
      <w:r w:rsidRPr="0033517C">
        <w:rPr>
          <w:rFonts w:ascii="Bell MT" w:hAnsi="Bell MT" w:cs="Times New Roman"/>
          <w:sz w:val="24"/>
          <w:szCs w:val="24"/>
          <w:lang w:eastAsia="en-US"/>
        </w:rPr>
        <w:t>ePub</w:t>
      </w:r>
      <w:proofErr w:type="spellEnd"/>
      <w:r w:rsidRPr="0033517C">
        <w:rPr>
          <w:rFonts w:ascii="Bell MT" w:hAnsi="Bell MT" w:cs="Times New Roman"/>
          <w:sz w:val="24"/>
          <w:szCs w:val="24"/>
          <w:lang w:eastAsia="en-US"/>
        </w:rPr>
        <w:t>,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29" w:name="_Toc434428585"/>
      <w:r>
        <w:rPr>
          <w:rFonts w:ascii="Bell MT" w:hAnsi="Bell MT"/>
          <w:lang w:eastAsia="zh-CN"/>
        </w:rPr>
        <w:t>Workflow</w:t>
      </w:r>
      <w:bookmarkEnd w:id="29"/>
    </w:p>
    <w:p w14:paraId="4B4DA439" w14:textId="77777777" w:rsidR="005070CE" w:rsidRDefault="005070CE" w:rsidP="00E12477">
      <w:pPr>
        <w:pStyle w:val="ListParagraph"/>
        <w:ind w:left="0"/>
        <w:jc w:val="both"/>
        <w:rPr>
          <w:rFonts w:ascii="Bell MT" w:hAnsi="Bell MT"/>
        </w:rPr>
      </w:pPr>
    </w:p>
    <w:p w14:paraId="2F0BFE7D" w14:textId="7253D0E3" w:rsidR="005070CE" w:rsidRPr="000E4A00" w:rsidRDefault="00E12477" w:rsidP="00E12477">
      <w:pPr>
        <w:pStyle w:val="ListParagraph"/>
        <w:ind w:left="0"/>
        <w:jc w:val="both"/>
        <w:rPr>
          <w:rFonts w:ascii="Bell MT" w:hAnsi="Bell MT"/>
        </w:rPr>
      </w:pPr>
      <w:r w:rsidRPr="00E12477">
        <w:rPr>
          <w:rFonts w:ascii="Bell MT" w:hAnsi="Bell MT"/>
        </w:rPr>
        <w:t xml:space="preserve">The author uses </w:t>
      </w:r>
      <w:proofErr w:type="spellStart"/>
      <w:r w:rsidRPr="00E12477">
        <w:rPr>
          <w:rFonts w:ascii="Bell MT" w:hAnsi="Bell MT"/>
        </w:rPr>
        <w:t>DreamWeaver</w:t>
      </w:r>
      <w:proofErr w:type="spellEnd"/>
      <w:r w:rsidRPr="00E12477">
        <w:rPr>
          <w:rFonts w:ascii="Bell MT" w:hAnsi="Bell MT"/>
        </w:rPr>
        <w:t xml:space="preserve">, a web design tool and HTML and CSS editor, to add or edit pages stored on the server. Additionally, the server allows the author to trigger a creation of PDF, </w:t>
      </w:r>
      <w:proofErr w:type="spellStart"/>
      <w:r w:rsidRPr="00E12477">
        <w:rPr>
          <w:rFonts w:ascii="Bell MT" w:hAnsi="Bell MT"/>
        </w:rPr>
        <w:t>ePub</w:t>
      </w:r>
      <w:proofErr w:type="spellEnd"/>
      <w:r w:rsidRPr="00E12477">
        <w:rPr>
          <w:rFonts w:ascii="Bell MT" w:hAnsi="Bell MT"/>
        </w:rPr>
        <w:t xml:space="preserve"> or </w:t>
      </w:r>
      <w:proofErr w:type="spellStart"/>
      <w:r w:rsidRPr="00E12477">
        <w:rPr>
          <w:rFonts w:ascii="Bell MT" w:hAnsi="Bell MT"/>
        </w:rPr>
        <w:t>mobi</w:t>
      </w:r>
      <w:proofErr w:type="spellEnd"/>
      <w:r w:rsidRPr="00E12477">
        <w:rPr>
          <w:rFonts w:ascii="Bell MT" w:hAnsi="Bell MT"/>
        </w:rPr>
        <w:t xml:space="preserve"> format from the H</w:t>
      </w:r>
      <w:r>
        <w:rPr>
          <w:rFonts w:ascii="Bell MT" w:hAnsi="Bell MT"/>
        </w:rPr>
        <w:t>TML5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Default="005070CE" w:rsidP="00E12477">
      <w:pPr>
        <w:pStyle w:val="ListParagraph"/>
        <w:ind w:left="0"/>
        <w:jc w:val="both"/>
        <w:rPr>
          <w:rFonts w:ascii="Bell MT" w:hAnsi="Bell MT"/>
        </w:rPr>
      </w:pPr>
      <w:r w:rsidRPr="000E4A00">
        <w:rPr>
          <w:rFonts w:ascii="Bell MT" w:hAnsi="Bell MT"/>
        </w:rPr>
        <w:br/>
        <w:t xml:space="preserve">The choice of </w:t>
      </w:r>
      <w:proofErr w:type="spellStart"/>
      <w:r w:rsidRPr="000E4A00">
        <w:rPr>
          <w:rFonts w:ascii="Bell MT" w:hAnsi="Bell MT"/>
        </w:rPr>
        <w:t>DreamWeaver</w:t>
      </w:r>
      <w:proofErr w:type="spellEnd"/>
      <w:r w:rsidRPr="000E4A00">
        <w:rPr>
          <w:rFonts w:ascii="Bell MT" w:hAnsi="Bell MT"/>
        </w:rPr>
        <w:t xml:space="preserve"> was made because the author is already familiar with it and he’s used to uploading HTML pages to the server.</w:t>
      </w:r>
    </w:p>
    <w:p w14:paraId="602E2530" w14:textId="77777777" w:rsidR="00FF2AF7" w:rsidRPr="000E4A00" w:rsidRDefault="00FF2AF7" w:rsidP="00E12477">
      <w:pPr>
        <w:pStyle w:val="ListParagraph"/>
        <w:ind w:left="0"/>
        <w:jc w:val="both"/>
        <w:rPr>
          <w:rFonts w:ascii="Bell MT" w:hAnsi="Bell MT"/>
        </w:rPr>
      </w:pPr>
    </w:p>
    <w:p w14:paraId="3BC84F80" w14:textId="7ABB537A" w:rsidR="005070CE" w:rsidRDefault="00FF2AF7" w:rsidP="005070CE">
      <w:pPr>
        <w:pStyle w:val="ListParagraph"/>
        <w:ind w:left="0"/>
        <w:jc w:val="center"/>
        <w:rPr>
          <w:rFonts w:ascii="Bell MT" w:hAnsi="Bell MT"/>
        </w:rP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70643B2F" w14:textId="1A9D7001" w:rsidR="005070CE" w:rsidRPr="0033517C" w:rsidRDefault="008F076F" w:rsidP="00FF2AF7">
      <w:pPr>
        <w:pStyle w:val="ListParagraph"/>
        <w:ind w:left="0"/>
        <w:jc w:val="center"/>
        <w:rPr>
          <w:rFonts w:ascii="Bell MT" w:hAnsi="Bell MT"/>
        </w:rPr>
      </w:pPr>
      <w:r>
        <w:rPr>
          <w:rFonts w:ascii="Bell MT" w:hAnsi="Bell MT"/>
        </w:rPr>
        <w:t>Figure 2</w:t>
      </w:r>
      <w:r w:rsidR="00FF2AF7">
        <w:rPr>
          <w:rFonts w:ascii="Bell MT" w:hAnsi="Bell MT"/>
        </w:rPr>
        <w:t>:</w:t>
      </w:r>
      <w:r w:rsidR="005070CE" w:rsidRPr="001A5FC0">
        <w:rPr>
          <w:rFonts w:ascii="Bell MT" w:hAnsi="Bell MT"/>
        </w:rPr>
        <w:t xml:space="preserve"> Overview of the Workflow</w:t>
      </w:r>
    </w:p>
    <w:p w14:paraId="6C80367E" w14:textId="275C962B" w:rsidR="00470AA5" w:rsidRPr="00437839" w:rsidRDefault="00A51B7C" w:rsidP="00470AA5">
      <w:pPr>
        <w:pStyle w:val="Heading2"/>
        <w:rPr>
          <w:rFonts w:ascii="Bell MT" w:hAnsi="Bell MT"/>
        </w:rPr>
      </w:pPr>
      <w:bookmarkStart w:id="30" w:name="_Toc434428586"/>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0"/>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w:t>
      </w:r>
      <w:r w:rsidRPr="0033517C">
        <w:rPr>
          <w:rFonts w:ascii="Bell MT" w:hAnsi="Bell MT"/>
        </w:rPr>
        <w:lastRenderedPageBreak/>
        <w:t xml:space="preserve">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4B32A61A" w14:textId="4BFFA89F" w:rsidR="0033517C" w:rsidRDefault="00D10CC2" w:rsidP="00D73372">
      <w:pPr>
        <w:pStyle w:val="ListParagraph"/>
        <w:ind w:left="0"/>
        <w:jc w:val="center"/>
        <w:rPr>
          <w:rFonts w:ascii="Bell MT" w:hAnsi="Bell MT"/>
        </w:rPr>
      </w:pPr>
      <w:r>
        <w:rPr>
          <w:noProof/>
        </w:rPr>
        <w:drawing>
          <wp:inline distT="0" distB="0" distL="0" distR="0" wp14:anchorId="29F4CC88" wp14:editId="32AEF657">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2935"/>
                    </a:xfrm>
                    <a:prstGeom prst="rect">
                      <a:avLst/>
                    </a:prstGeom>
                  </pic:spPr>
                </pic:pic>
              </a:graphicData>
            </a:graphic>
          </wp:inline>
        </w:drawing>
      </w:r>
    </w:p>
    <w:p w14:paraId="657D0C0E" w14:textId="4602AF55"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sidR="00D73372">
        <w:rPr>
          <w:rFonts w:ascii="Bell MT" w:hAnsi="Bell MT"/>
        </w:rPr>
        <w:t>:</w:t>
      </w:r>
      <w:r>
        <w:rPr>
          <w:rFonts w:ascii="Bell MT" w:hAnsi="Bell MT"/>
        </w:rPr>
        <w:t xml:space="preserve"> Current Basic Legal Citation Website</w:t>
      </w:r>
    </w:p>
    <w:p w14:paraId="788DFBA5" w14:textId="77777777" w:rsidR="00043348" w:rsidRDefault="00043348" w:rsidP="0044059E">
      <w:pPr>
        <w:rPr>
          <w:rFonts w:eastAsia="Times New Roman"/>
        </w:rPr>
      </w:pPr>
    </w:p>
    <w:p w14:paraId="6EF3A78B" w14:textId="2BEC4EE4" w:rsidR="0033517C" w:rsidRDefault="00D10CC2" w:rsidP="0033517C">
      <w:pPr>
        <w:jc w:val="center"/>
        <w:rPr>
          <w:rFonts w:eastAsia="Times New Roman"/>
        </w:rPr>
      </w:pPr>
      <w:r>
        <w:rPr>
          <w:noProof/>
        </w:rPr>
        <w:lastRenderedPageBreak/>
        <w:drawing>
          <wp:inline distT="0" distB="0" distL="0" distR="0" wp14:anchorId="239B4132" wp14:editId="18E617D9">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2935"/>
                    </a:xfrm>
                    <a:prstGeom prst="rect">
                      <a:avLst/>
                    </a:prstGeom>
                  </pic:spPr>
                </pic:pic>
              </a:graphicData>
            </a:graphic>
          </wp:inline>
        </w:drawing>
      </w:r>
    </w:p>
    <w:p w14:paraId="04981933" w14:textId="02FB4368"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00623A12">
        <w:rPr>
          <w:rFonts w:ascii="Bell MT" w:hAnsi="Bell MT"/>
        </w:rPr>
        <w:t>:</w:t>
      </w:r>
      <w:r w:rsidRPr="0033517C">
        <w:rPr>
          <w:rFonts w:ascii="Bell MT" w:hAnsi="Bell MT"/>
        </w:rPr>
        <w:t xml:space="preserve"> New Version of the Website</w:t>
      </w:r>
    </w:p>
    <w:p w14:paraId="09445D8A" w14:textId="7772C0FA" w:rsidR="0033517C" w:rsidRDefault="0033517C" w:rsidP="008F076F">
      <w:pPr>
        <w:pStyle w:val="ListParagraph"/>
        <w:ind w:left="0"/>
        <w:jc w:val="center"/>
        <w:rPr>
          <w:rFonts w:ascii="Bell MT" w:hAnsi="Bell MT"/>
        </w:rPr>
      </w:pPr>
    </w:p>
    <w:p w14:paraId="6B57B520" w14:textId="0F4D4830" w:rsidR="008269DD" w:rsidRDefault="00FE5FF6" w:rsidP="008269DD">
      <w:pPr>
        <w:pStyle w:val="ListParagraph"/>
        <w:ind w:left="0"/>
        <w:jc w:val="center"/>
        <w:rPr>
          <w:rFonts w:ascii="Bell MT" w:hAnsi="Bell MT"/>
        </w:rPr>
      </w:pPr>
      <w:r>
        <w:rPr>
          <w:noProof/>
        </w:rPr>
        <w:drawing>
          <wp:inline distT="0" distB="0" distL="0" distR="0" wp14:anchorId="22D7214C" wp14:editId="253CD41B">
            <wp:extent cx="59436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9125"/>
                    </a:xfrm>
                    <a:prstGeom prst="rect">
                      <a:avLst/>
                    </a:prstGeom>
                  </pic:spPr>
                </pic:pic>
              </a:graphicData>
            </a:graphic>
          </wp:inline>
        </w:drawing>
      </w:r>
    </w:p>
    <w:p w14:paraId="70124944" w14:textId="68EDD9E4"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sidR="00A2576E">
        <w:rPr>
          <w:rFonts w:ascii="Bell MT" w:hAnsi="Bell MT"/>
        </w:rPr>
        <w:t>:</w:t>
      </w:r>
      <w:r>
        <w:rPr>
          <w:rFonts w:ascii="Bell MT" w:hAnsi="Bell MT"/>
        </w:rPr>
        <w:t xml:space="preserve"> </w:t>
      </w:r>
      <w:r w:rsidR="008269DD">
        <w:rPr>
          <w:rFonts w:ascii="Bell MT" w:hAnsi="Bell MT"/>
        </w:rPr>
        <w:t>Demo of the Dropdown Menu for Downloading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7F6F1652" w14:textId="7CB88156" w:rsidR="008269DD" w:rsidRDefault="00F16511" w:rsidP="008269DD">
      <w:pPr>
        <w:pStyle w:val="ListParagraph"/>
        <w:ind w:left="0"/>
        <w:jc w:val="center"/>
        <w:rPr>
          <w:rFonts w:ascii="Bell MT" w:hAnsi="Bell MT"/>
        </w:rPr>
      </w:pPr>
      <w:r>
        <w:rPr>
          <w:noProof/>
        </w:rPr>
        <w:lastRenderedPageBreak/>
        <w:drawing>
          <wp:inline distT="0" distB="0" distL="0" distR="0" wp14:anchorId="4D46B14F" wp14:editId="2C0D0149">
            <wp:extent cx="2981325" cy="4638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325" cy="4638675"/>
                    </a:xfrm>
                    <a:prstGeom prst="rect">
                      <a:avLst/>
                    </a:prstGeom>
                  </pic:spPr>
                </pic:pic>
              </a:graphicData>
            </a:graphic>
          </wp:inline>
        </w:drawing>
      </w:r>
    </w:p>
    <w:p w14:paraId="09F72258" w14:textId="77777777" w:rsidR="00F16511" w:rsidRDefault="00F16511" w:rsidP="008269DD">
      <w:pPr>
        <w:pStyle w:val="ListParagraph"/>
        <w:ind w:left="0"/>
        <w:jc w:val="center"/>
        <w:rPr>
          <w:rFonts w:ascii="Bell MT" w:hAnsi="Bell MT"/>
        </w:rPr>
      </w:pPr>
    </w:p>
    <w:p w14:paraId="284E4D0B" w14:textId="76E506FD"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sidR="00A279AF">
        <w:rPr>
          <w:rFonts w:ascii="Bell MT" w:hAnsi="Bell MT"/>
        </w:rPr>
        <w:t>:</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23B85CA6" w14:textId="2EA2C8CC" w:rsidR="00672A2B" w:rsidRDefault="00F16511" w:rsidP="008269DD">
      <w:pPr>
        <w:pStyle w:val="ListParagraph"/>
        <w:ind w:left="0"/>
        <w:jc w:val="center"/>
        <w:rPr>
          <w:rFonts w:ascii="Bell MT" w:hAnsi="Bell MT"/>
        </w:rPr>
      </w:pPr>
      <w:r>
        <w:rPr>
          <w:noProof/>
        </w:rPr>
        <w:lastRenderedPageBreak/>
        <w:drawing>
          <wp:inline distT="0" distB="0" distL="0" distR="0" wp14:anchorId="35FDF53B" wp14:editId="6AB597F8">
            <wp:extent cx="2752725" cy="460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4600575"/>
                    </a:xfrm>
                    <a:prstGeom prst="rect">
                      <a:avLst/>
                    </a:prstGeom>
                  </pic:spPr>
                </pic:pic>
              </a:graphicData>
            </a:graphic>
          </wp:inline>
        </w:drawing>
      </w:r>
    </w:p>
    <w:p w14:paraId="5394067E" w14:textId="77777777" w:rsidR="00F16511" w:rsidRDefault="00F16511" w:rsidP="008269DD">
      <w:pPr>
        <w:pStyle w:val="ListParagraph"/>
        <w:ind w:left="0"/>
        <w:jc w:val="center"/>
        <w:rPr>
          <w:rFonts w:ascii="Bell MT" w:hAnsi="Bell MT"/>
        </w:rPr>
      </w:pPr>
    </w:p>
    <w:p w14:paraId="4663E28C" w14:textId="72C70AA5"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7</w:t>
      </w:r>
      <w:r>
        <w:rPr>
          <w:rFonts w:ascii="Bell MT" w:hAnsi="Bell MT"/>
        </w:rPr>
        <w:t xml:space="preserve"> Demo of the Navigation Bar on a Resized Screen</w:t>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1" w:name="_Toc434428587"/>
      <w:r w:rsidRPr="00C165C0">
        <w:rPr>
          <w:rFonts w:ascii="Bell MT" w:hAnsi="Bell MT"/>
          <w:lang w:eastAsia="zh-CN"/>
        </w:rPr>
        <w:t xml:space="preserve">Generic File </w:t>
      </w:r>
      <w:commentRangeStart w:id="32"/>
      <w:r w:rsidRPr="00C165C0">
        <w:rPr>
          <w:rFonts w:ascii="Bell MT" w:hAnsi="Bell MT"/>
          <w:lang w:eastAsia="zh-CN"/>
        </w:rPr>
        <w:t>generator</w:t>
      </w:r>
      <w:bookmarkEnd w:id="31"/>
      <w:commentRangeEnd w:id="32"/>
      <w:r w:rsidR="00073124">
        <w:rPr>
          <w:rStyle w:val="CommentReference"/>
          <w:rFonts w:ascii="Times New Roman" w:eastAsiaTheme="minorEastAsia" w:hAnsi="Times New Roman" w:cs="Times New Roman"/>
          <w:b w:val="0"/>
          <w:bCs w:val="0"/>
          <w:smallCaps w:val="0"/>
          <w:color w:val="auto"/>
        </w:rPr>
        <w:commentReference w:id="32"/>
      </w:r>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EB64BB">
      <w:pPr>
        <w:jc w:val="both"/>
        <w:rPr>
          <w:rFonts w:ascii="Bell MT" w:hAnsi="Bell MT"/>
        </w:rPr>
      </w:pPr>
      <w:r w:rsidRPr="008F076F">
        <w:rPr>
          <w:rFonts w:ascii="Bell MT" w:hAnsi="Bell MT"/>
        </w:rPr>
        <w:t xml:space="preserve">The file generator is to convert HTML pages into various publishing formats viz. PDF and </w:t>
      </w:r>
      <w:proofErr w:type="spellStart"/>
      <w:r w:rsidRPr="008F076F">
        <w:rPr>
          <w:rFonts w:ascii="Bell MT" w:hAnsi="Bell MT"/>
        </w:rPr>
        <w:t>ePub</w:t>
      </w:r>
      <w:proofErr w:type="spellEnd"/>
      <w:r w:rsidRPr="008F076F">
        <w:rPr>
          <w:rFonts w:ascii="Bell MT" w:hAnsi="Bell MT"/>
        </w:rPr>
        <w:t xml:space="preserve">. A lot of converter tools were researched for use in this project. But, all of them had pitfalls and need to be customized for use in this project. </w:t>
      </w:r>
    </w:p>
    <w:p w14:paraId="02393323" w14:textId="77777777" w:rsidR="008F076F" w:rsidRPr="008F076F" w:rsidRDefault="008F076F" w:rsidP="00EB64BB">
      <w:pPr>
        <w:jc w:val="both"/>
        <w:rPr>
          <w:rFonts w:ascii="Bell MT" w:hAnsi="Bell MT"/>
        </w:rPr>
      </w:pPr>
    </w:p>
    <w:p w14:paraId="676B7238" w14:textId="77777777" w:rsidR="008F076F" w:rsidRPr="008F076F" w:rsidRDefault="008F076F" w:rsidP="00EB64BB">
      <w:pPr>
        <w:jc w:val="both"/>
        <w:rPr>
          <w:rFonts w:ascii="Bell MT" w:hAnsi="Bell MT"/>
        </w:rPr>
      </w:pPr>
      <w:r w:rsidRPr="008F076F">
        <w:rPr>
          <w:rFonts w:ascii="Bell MT" w:hAnsi="Bell MT"/>
        </w:rPr>
        <w:t>A few tools that were considered are:</w:t>
      </w:r>
    </w:p>
    <w:p w14:paraId="2009CA81"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EB64BB">
      <w:pPr>
        <w:pStyle w:val="ListParagraph"/>
        <w:numPr>
          <w:ilvl w:val="0"/>
          <w:numId w:val="47"/>
        </w:numPr>
        <w:jc w:val="both"/>
        <w:rPr>
          <w:rFonts w:ascii="Bell MT" w:hAnsi="Bell MT"/>
        </w:rPr>
      </w:pPr>
      <w:proofErr w:type="spellStart"/>
      <w:r w:rsidRPr="008F076F">
        <w:rPr>
          <w:rFonts w:ascii="Bell MT" w:hAnsi="Bell MT"/>
        </w:rPr>
        <w:t>Calibre</w:t>
      </w:r>
      <w:proofErr w:type="spellEnd"/>
      <w:r w:rsidRPr="008F076F">
        <w:rPr>
          <w:rFonts w:ascii="Bell MT" w:hAnsi="Bell MT"/>
        </w:rPr>
        <w:t xml:space="preserve"> </w:t>
      </w:r>
      <w:r w:rsidRPr="008F076F">
        <w:rPr>
          <w:rFonts w:ascii="Bell MT" w:hAnsi="Bell MT"/>
        </w:rPr>
        <w:tab/>
        <w:t>http://calibre-ebook.com/</w:t>
      </w:r>
    </w:p>
    <w:p w14:paraId="7977B5D1" w14:textId="77777777" w:rsidR="008F076F" w:rsidRPr="008F076F" w:rsidRDefault="008F076F" w:rsidP="00EB64BB">
      <w:pPr>
        <w:jc w:val="both"/>
        <w:rPr>
          <w:rFonts w:ascii="Bell MT" w:hAnsi="Bell MT"/>
        </w:rPr>
      </w:pPr>
    </w:p>
    <w:p w14:paraId="00870353" w14:textId="77777777" w:rsidR="008F076F" w:rsidRPr="008F076F" w:rsidRDefault="008F076F" w:rsidP="00EB64BB">
      <w:pPr>
        <w:jc w:val="both"/>
        <w:rPr>
          <w:rFonts w:ascii="Bell MT" w:hAnsi="Bell MT"/>
        </w:rPr>
      </w:pPr>
      <w:r w:rsidRPr="008F076F">
        <w:rPr>
          <w:rFonts w:ascii="Bell MT" w:hAnsi="Bell MT"/>
        </w:rPr>
        <w:t>The pitfalls of the other tools are:</w:t>
      </w:r>
    </w:p>
    <w:p w14:paraId="569725F2" w14:textId="77777777" w:rsidR="008F076F" w:rsidRPr="008F076F" w:rsidRDefault="008F076F" w:rsidP="00EB64BB">
      <w:pPr>
        <w:numPr>
          <w:ilvl w:val="0"/>
          <w:numId w:val="48"/>
        </w:numPr>
        <w:jc w:val="both"/>
        <w:rPr>
          <w:rFonts w:ascii="Bell MT" w:hAnsi="Bell MT"/>
        </w:rPr>
      </w:pPr>
      <w:r w:rsidRPr="00832747">
        <w:rPr>
          <w:rFonts w:ascii="Bell MT" w:hAnsi="Bell MT"/>
          <w:b/>
        </w:rPr>
        <w:t>Html</w:t>
      </w:r>
      <w:r w:rsidRPr="008F076F">
        <w:rPr>
          <w:rFonts w:ascii="Bell MT" w:hAnsi="Bell MT"/>
        </w:rPr>
        <w:t>-</w:t>
      </w:r>
      <w:r w:rsidRPr="00832747">
        <w:rPr>
          <w:rFonts w:ascii="Bell MT" w:hAnsi="Bell MT"/>
          <w:b/>
        </w:rPr>
        <w:t>pdf</w:t>
      </w:r>
      <w:r w:rsidRPr="008F076F">
        <w:rPr>
          <w:rFonts w:ascii="Bell MT" w:hAnsi="Bell MT"/>
        </w:rPr>
        <w:t xml:space="preserve"> - can only convert to the PDF format</w:t>
      </w:r>
    </w:p>
    <w:p w14:paraId="7F97A7DA" w14:textId="77777777" w:rsidR="008F076F" w:rsidRPr="008F076F" w:rsidRDefault="008F076F" w:rsidP="00EB64BB">
      <w:pPr>
        <w:numPr>
          <w:ilvl w:val="0"/>
          <w:numId w:val="48"/>
        </w:numPr>
        <w:jc w:val="both"/>
        <w:rPr>
          <w:rFonts w:ascii="Bell MT" w:hAnsi="Bell MT"/>
        </w:rPr>
      </w:pPr>
      <w:r w:rsidRPr="00832747">
        <w:rPr>
          <w:rFonts w:ascii="Bell MT" w:hAnsi="Bell MT"/>
          <w:b/>
        </w:rPr>
        <w:t>Softcover</w:t>
      </w:r>
      <w:r w:rsidRPr="008F076F">
        <w:rPr>
          <w:rFonts w:ascii="Bell MT" w:hAnsi="Bell MT"/>
        </w:rPr>
        <w:t xml:space="preserve"> - a generic framework that has been designed for book publishing. This framework allows easy authoring of a book and subsequent conversion to PDF, HTML </w:t>
      </w:r>
      <w:r w:rsidRPr="008F076F">
        <w:rPr>
          <w:rFonts w:ascii="Bell MT" w:hAnsi="Bell MT"/>
        </w:rPr>
        <w:lastRenderedPageBreak/>
        <w:t xml:space="preserve">website and </w:t>
      </w:r>
      <w:proofErr w:type="spellStart"/>
      <w:r w:rsidRPr="008F076F">
        <w:rPr>
          <w:rFonts w:ascii="Bell MT" w:hAnsi="Bell MT"/>
        </w:rPr>
        <w:t>ePub</w:t>
      </w:r>
      <w:proofErr w:type="spellEnd"/>
      <w:r w:rsidRPr="008F076F">
        <w:rPr>
          <w:rFonts w:ascii="Bell MT" w:hAnsi="Bell MT"/>
        </w:rPr>
        <w:t>. The design layouts were consistent across sources too. But, this tool requires the author to write his book using Latex and this stymied its use in our project.</w:t>
      </w:r>
    </w:p>
    <w:p w14:paraId="780F53EC" w14:textId="77777777" w:rsidR="008F076F" w:rsidRPr="008F076F" w:rsidRDefault="008F076F" w:rsidP="00A51F57">
      <w:pPr>
        <w:numPr>
          <w:ilvl w:val="0"/>
          <w:numId w:val="48"/>
        </w:numPr>
        <w:jc w:val="both"/>
        <w:rPr>
          <w:rFonts w:ascii="Bell MT" w:hAnsi="Bell MT"/>
        </w:rPr>
      </w:pPr>
      <w:proofErr w:type="spellStart"/>
      <w:r w:rsidRPr="00B21C63">
        <w:rPr>
          <w:rFonts w:ascii="Bell MT" w:hAnsi="Bell MT"/>
          <w:b/>
        </w:rPr>
        <w:t>Calibre</w:t>
      </w:r>
      <w:proofErr w:type="spellEnd"/>
      <w:r w:rsidRPr="008F076F">
        <w:rPr>
          <w:rFonts w:ascii="Bell MT" w:hAnsi="Bell MT"/>
        </w:rPr>
        <w:t xml:space="preserve"> - a very powerful tool with a lot of configuration options. But, since the existing LII site has a lot of tags like &lt;</w:t>
      </w:r>
      <w:proofErr w:type="spellStart"/>
      <w:r w:rsidRPr="008F076F">
        <w:rPr>
          <w:rFonts w:ascii="Bell MT" w:hAnsi="Bell MT"/>
        </w:rPr>
        <w:t>iframe</w:t>
      </w:r>
      <w:proofErr w:type="spellEnd"/>
      <w:r w:rsidRPr="008F076F">
        <w:rPr>
          <w:rFonts w:ascii="Bell MT" w:hAnsi="Bell MT"/>
        </w:rPr>
        <w:t>&gt; and large tables, there were in-consistent styles and overlapping of text with tables in the converted PDF.</w:t>
      </w:r>
    </w:p>
    <w:p w14:paraId="7F137D24" w14:textId="77777777" w:rsidR="008F076F" w:rsidRDefault="008F076F" w:rsidP="00A51F57">
      <w:pPr>
        <w:jc w:val="both"/>
        <w:rPr>
          <w:rFonts w:ascii="Bell MT" w:hAnsi="Bell MT"/>
        </w:rPr>
      </w:pPr>
      <w:r w:rsidRPr="008F076F">
        <w:rPr>
          <w:rFonts w:ascii="Bell MT" w:hAnsi="Bell MT"/>
        </w:rPr>
        <w:br/>
        <w:t xml:space="preserve">We’ve narrowed down upon </w:t>
      </w:r>
      <w:proofErr w:type="spellStart"/>
      <w:r w:rsidRPr="008F076F">
        <w:rPr>
          <w:rFonts w:ascii="Bell MT" w:hAnsi="Bell MT"/>
        </w:rPr>
        <w:t>Calibre</w:t>
      </w:r>
      <w:proofErr w:type="spellEnd"/>
      <w:r w:rsidRPr="008F076F">
        <w:rPr>
          <w:rFonts w:ascii="Bell MT" w:hAnsi="Bell MT"/>
        </w:rPr>
        <w:t xml:space="preserve"> for use in our project. Though the tool can’t be used as-is, we intend to customize the code or write interfacing scripts that would eliminate the &lt;</w:t>
      </w:r>
      <w:proofErr w:type="spellStart"/>
      <w:r w:rsidRPr="008F076F">
        <w:rPr>
          <w:rFonts w:ascii="Bell MT" w:hAnsi="Bell MT"/>
        </w:rPr>
        <w:t>iframe</w:t>
      </w:r>
      <w:proofErr w:type="spellEnd"/>
      <w:r w:rsidRPr="008F076F">
        <w:rPr>
          <w:rFonts w:ascii="Bell MT" w:hAnsi="Bell MT"/>
        </w:rPr>
        <w:t>&gt; and convert the large tables into other mobile friendly publishing formats.</w:t>
      </w:r>
    </w:p>
    <w:p w14:paraId="185C1FB4" w14:textId="77777777" w:rsidR="005A583E" w:rsidRDefault="005A583E" w:rsidP="00A51F57">
      <w:pPr>
        <w:jc w:val="both"/>
        <w:rPr>
          <w:rFonts w:ascii="Bell MT" w:hAnsi="Bell MT"/>
        </w:rPr>
      </w:pPr>
    </w:p>
    <w:p w14:paraId="0988CB1A" w14:textId="15AE24C7" w:rsidR="005A583E" w:rsidRPr="005A583E" w:rsidRDefault="005A583E" w:rsidP="00A51F57">
      <w:pPr>
        <w:jc w:val="both"/>
        <w:rPr>
          <w:rFonts w:ascii="Bell MT" w:hAnsi="Bell MT"/>
        </w:rPr>
      </w:pPr>
      <w:r w:rsidRPr="005A583E">
        <w:rPr>
          <w:rFonts w:ascii="Bell MT" w:hAnsi="Bell MT"/>
        </w:rPr>
        <w:t>In addition to these, we also have to make a markdown language using HTML</w:t>
      </w:r>
      <w:r w:rsidR="00A51F57">
        <w:rPr>
          <w:rFonts w:ascii="Bell MT" w:hAnsi="Bell MT"/>
        </w:rPr>
        <w:t>5</w:t>
      </w:r>
      <w:r w:rsidRPr="005A583E">
        <w:rPr>
          <w:rFonts w:ascii="Bell MT" w:hAnsi="Bell MT"/>
        </w:rPr>
        <w:t>,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A51F57">
      <w:pPr>
        <w:jc w:val="both"/>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Del="00AF3F03" w:rsidRDefault="001B3EFB" w:rsidP="006E71B8">
      <w:pPr>
        <w:pStyle w:val="Heading1"/>
        <w:rPr>
          <w:del w:id="33" w:author="Yihui Fu" w:date="2015-11-06T11:37:00Z"/>
          <w:rFonts w:ascii="Bell MT" w:hAnsi="Bell MT"/>
        </w:rPr>
      </w:pPr>
      <w:bookmarkStart w:id="34" w:name="_Toc434428588"/>
      <w:r>
        <w:rPr>
          <w:rFonts w:ascii="Bell MT" w:hAnsi="Bell MT"/>
          <w:lang w:eastAsia="zh-CN"/>
        </w:rPr>
        <w:lastRenderedPageBreak/>
        <w:t>Project Progress</w:t>
      </w:r>
      <w:bookmarkEnd w:id="34"/>
    </w:p>
    <w:p w14:paraId="6BD8E56E" w14:textId="77777777" w:rsidR="00887016" w:rsidRPr="00AF3F03" w:rsidRDefault="00887016" w:rsidP="00AF3F03">
      <w:pPr>
        <w:pStyle w:val="Heading1"/>
        <w:rPr>
          <w:rFonts w:ascii="Bell MT" w:hAnsi="Bell MT"/>
          <w:color w:val="000000"/>
          <w:rPrChange w:id="35" w:author="Yihui Fu" w:date="2015-11-06T11:37:00Z">
            <w:rPr/>
          </w:rPrChange>
        </w:rPr>
        <w:pPrChange w:id="36" w:author="Yihui Fu" w:date="2015-11-06T11:37:00Z">
          <w:pPr>
            <w:jc w:val="both"/>
          </w:pPr>
        </w:pPrChange>
      </w:pPr>
    </w:p>
    <w:p w14:paraId="1282F12A" w14:textId="3AE6C2AD" w:rsidR="00AF3F03" w:rsidRDefault="00AF3F03" w:rsidP="00AF3F03">
      <w:pPr>
        <w:pStyle w:val="Heading2"/>
        <w:jc w:val="both"/>
        <w:rPr>
          <w:ins w:id="37" w:author="Yihui Fu" w:date="2015-11-06T11:36:00Z"/>
          <w:rFonts w:ascii="Bell MT" w:hAnsi="Bell MT"/>
          <w:lang w:eastAsia="zh-CN"/>
        </w:rPr>
      </w:pPr>
      <w:ins w:id="38" w:author="Yihui Fu" w:date="2015-11-06T11:37:00Z">
        <w:r>
          <w:rPr>
            <w:rFonts w:ascii="Bell MT" w:hAnsi="Bell MT"/>
            <w:lang w:eastAsia="zh-CN"/>
          </w:rPr>
          <w:t>First Iteration</w:t>
        </w:r>
      </w:ins>
    </w:p>
    <w:p w14:paraId="11FF844B" w14:textId="77777777" w:rsidR="00AF3F03" w:rsidRDefault="00AF3F03" w:rsidP="00955BD8">
      <w:pPr>
        <w:jc w:val="both"/>
        <w:rPr>
          <w:ins w:id="39" w:author="Yihui Fu" w:date="2015-11-06T11:36:00Z"/>
          <w:rFonts w:ascii="Bell MT" w:hAnsi="Bell MT"/>
          <w:color w:val="000000"/>
        </w:rPr>
      </w:pPr>
    </w:p>
    <w:p w14:paraId="5413BAE8" w14:textId="7FA31C0D" w:rsidR="00AF3F03" w:rsidRPr="00AF3F03" w:rsidRDefault="0077345E" w:rsidP="00955BD8">
      <w:pPr>
        <w:jc w:val="both"/>
        <w:rPr>
          <w:ins w:id="40" w:author="Yihui Fu" w:date="2015-11-06T11:39:00Z"/>
          <w:rFonts w:ascii="Bell MT" w:eastAsia="Times New Roman" w:hAnsi="Bell MT" w:hint="eastAsia"/>
          <w:color w:val="000000"/>
          <w:rPrChange w:id="41" w:author="Yihui Fu" w:date="2015-11-06T11:42:00Z">
            <w:rPr>
              <w:ins w:id="42" w:author="Yihui Fu" w:date="2015-11-06T11:39:00Z"/>
              <w:rFonts w:ascii="Bell MT" w:hAnsi="Bell MT" w:hint="eastAsia"/>
              <w:color w:val="000000"/>
            </w:rPr>
          </w:rPrChange>
        </w:rPr>
      </w:pPr>
      <w:r w:rsidRPr="0077345E">
        <w:rPr>
          <w:rFonts w:ascii="Bell MT" w:hAnsi="Bell MT"/>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w:t>
      </w:r>
      <w:ins w:id="43" w:author="Yihui Fu" w:date="2015-11-06T11:41:00Z">
        <w:r w:rsidR="00AF3F03">
          <w:rPr>
            <w:rFonts w:ascii="Bell MT" w:hAnsi="Bell MT"/>
            <w:color w:val="000000"/>
          </w:rPr>
          <w:t xml:space="preserve"> implemented a few pages to</w:t>
        </w:r>
      </w:ins>
      <w:r w:rsidRPr="0077345E">
        <w:rPr>
          <w:rFonts w:ascii="Bell MT" w:hAnsi="Bell MT"/>
          <w:color w:val="000000"/>
        </w:rPr>
        <w:t xml:space="preserve"> built</w:t>
      </w:r>
      <w:ins w:id="44" w:author="Yihui Fu" w:date="2015-11-06T11:41:00Z">
        <w:r w:rsidR="00AF3F03">
          <w:rPr>
            <w:rFonts w:ascii="Bell MT" w:hAnsi="Bell MT"/>
            <w:color w:val="000000"/>
          </w:rPr>
          <w:t xml:space="preserve"> </w:t>
        </w:r>
        <w:r w:rsidR="00AF3F03">
          <w:rPr>
            <w:rFonts w:ascii="Bell MT" w:hAnsi="Bell MT" w:hint="eastAsia"/>
            <w:color w:val="000000"/>
          </w:rPr>
          <w:t>a</w:t>
        </w:r>
      </w:ins>
      <w:r w:rsidRPr="0077345E">
        <w:rPr>
          <w:rFonts w:ascii="Bell MT" w:hAnsi="Bell MT"/>
          <w:color w:val="000000"/>
        </w:rPr>
        <w:t xml:space="preserve"> prototype</w:t>
      </w:r>
      <w:del w:id="45" w:author="Yihui Fu" w:date="2015-11-06T11:41:00Z">
        <w:r w:rsidRPr="0077345E" w:rsidDel="00AF3F03">
          <w:rPr>
            <w:rFonts w:ascii="Bell MT" w:hAnsi="Bell MT"/>
            <w:color w:val="000000"/>
          </w:rPr>
          <w:delText>s</w:delText>
        </w:r>
      </w:del>
      <w:r w:rsidRPr="0077345E">
        <w:rPr>
          <w:rFonts w:ascii="Bell MT" w:hAnsi="Bell MT"/>
          <w:color w:val="000000"/>
        </w:rPr>
        <w:t xml:space="preserve"> for an interactive and mobile friendly website and a converter from HTML files to PDF and </w:t>
      </w:r>
      <w:proofErr w:type="spellStart"/>
      <w:r w:rsidRPr="0077345E">
        <w:rPr>
          <w:rFonts w:ascii="Bell MT" w:hAnsi="Bell MT"/>
          <w:color w:val="000000"/>
        </w:rPr>
        <w:t>ePub</w:t>
      </w:r>
      <w:proofErr w:type="spellEnd"/>
      <w:r w:rsidRPr="0077345E">
        <w:rPr>
          <w:rFonts w:ascii="Bell MT" w:hAnsi="Bell MT"/>
          <w:color w:val="000000"/>
        </w:rPr>
        <w:t xml:space="preserve"> files. </w:t>
      </w:r>
      <w:ins w:id="46" w:author="Yihui Fu" w:date="2015-11-06T11:42:00Z">
        <w:r w:rsidR="00AF3F03">
          <w:rPr>
            <w:rFonts w:ascii="Bell MT" w:eastAsia="Times New Roman" w:hAnsi="Bell MT"/>
            <w:color w:val="000000"/>
          </w:rPr>
          <w:t>To create interactivity, the team removed the &lt;</w:t>
        </w:r>
        <w:proofErr w:type="spellStart"/>
        <w:r w:rsidR="00AF3F03">
          <w:rPr>
            <w:rFonts w:ascii="Bell MT" w:eastAsia="Times New Roman" w:hAnsi="Bell MT"/>
            <w:color w:val="000000"/>
          </w:rPr>
          <w:t>iframes</w:t>
        </w:r>
        <w:proofErr w:type="spellEnd"/>
        <w:r w:rsidR="00AF3F03">
          <w:rPr>
            <w:rFonts w:ascii="Bell MT" w:eastAsia="Times New Roman" w:hAnsi="Bell MT"/>
            <w:color w:val="000000"/>
          </w:rPr>
          <w:t xml:space="preserve">&gt; from the website and created a new expand-collapse panel instead to display citation examples. </w:t>
        </w:r>
      </w:ins>
      <w:del w:id="47" w:author="Yihui Fu" w:date="2015-11-06T11:43:00Z">
        <w:r w:rsidRPr="0077345E" w:rsidDel="00AF3F03">
          <w:rPr>
            <w:rFonts w:ascii="Bell MT" w:hAnsi="Bell MT"/>
            <w:color w:val="000000"/>
          </w:rPr>
          <w:delText xml:space="preserve">Before starting the second iteration, </w:delText>
        </w:r>
      </w:del>
      <w:ins w:id="48" w:author="Yihui Fu" w:date="2015-11-06T11:43:00Z">
        <w:r w:rsidR="00AF3F03">
          <w:rPr>
            <w:rFonts w:ascii="Bell MT" w:hAnsi="Bell MT"/>
            <w:color w:val="000000"/>
          </w:rPr>
          <w:t>A</w:t>
        </w:r>
      </w:ins>
      <w:del w:id="49" w:author="Yihui Fu" w:date="2015-11-06T11:43:00Z">
        <w:r w:rsidRPr="0077345E" w:rsidDel="00AF3F03">
          <w:rPr>
            <w:rFonts w:ascii="Bell MT" w:hAnsi="Bell MT"/>
            <w:color w:val="000000"/>
          </w:rPr>
          <w:delText>a</w:delText>
        </w:r>
      </w:del>
      <w:r w:rsidRPr="0077345E">
        <w:rPr>
          <w:rFonts w:ascii="Bell MT" w:hAnsi="Bell MT"/>
          <w:color w:val="000000"/>
        </w:rPr>
        <w:t xml:space="preserve"> u</w:t>
      </w:r>
      <w:r w:rsidR="00887016">
        <w:rPr>
          <w:rFonts w:ascii="Bell MT" w:hAnsi="Bell MT"/>
          <w:color w:val="000000"/>
        </w:rPr>
        <w:t xml:space="preserve">ser testing </w:t>
      </w:r>
      <w:del w:id="50" w:author="Yihui Fu" w:date="2015-11-06T11:13:00Z">
        <w:r w:rsidR="00887016" w:rsidDel="00FB778E">
          <w:rPr>
            <w:rFonts w:ascii="Bell MT" w:hAnsi="Bell MT"/>
            <w:color w:val="000000"/>
          </w:rPr>
          <w:delText xml:space="preserve">will be </w:delText>
        </w:r>
      </w:del>
      <w:ins w:id="51" w:author="Yihui Fu" w:date="2015-11-06T11:13:00Z">
        <w:r w:rsidR="00FB778E">
          <w:rPr>
            <w:rFonts w:ascii="Bell MT" w:hAnsi="Bell MT"/>
            <w:color w:val="000000"/>
          </w:rPr>
          <w:t xml:space="preserve">was </w:t>
        </w:r>
      </w:ins>
      <w:r w:rsidR="00887016">
        <w:rPr>
          <w:rFonts w:ascii="Bell MT" w:hAnsi="Bell MT"/>
          <w:color w:val="000000"/>
        </w:rPr>
        <w:t>scheduled in</w:t>
      </w:r>
      <w:r w:rsidRPr="0077345E">
        <w:rPr>
          <w:rFonts w:ascii="Bell MT" w:hAnsi="Bell MT"/>
          <w:color w:val="000000"/>
        </w:rPr>
        <w:t xml:space="preserve"> the week of October 26th to 31th to provide more feedback for the </w:t>
      </w:r>
      <w:del w:id="52" w:author="Yihui Fu" w:date="2015-11-06T11:13:00Z">
        <w:r w:rsidRPr="0077345E" w:rsidDel="00FB778E">
          <w:rPr>
            <w:rFonts w:ascii="Bell MT" w:hAnsi="Bell MT"/>
            <w:color w:val="000000"/>
          </w:rPr>
          <w:delText xml:space="preserve">next </w:delText>
        </w:r>
      </w:del>
      <w:ins w:id="53" w:author="Yihui Fu" w:date="2015-11-06T11:13:00Z">
        <w:r w:rsidR="00FB778E">
          <w:rPr>
            <w:rFonts w:ascii="Bell MT" w:hAnsi="Bell MT"/>
            <w:color w:val="000000"/>
          </w:rPr>
          <w:t>second</w:t>
        </w:r>
        <w:r w:rsidR="00FB778E" w:rsidRPr="0077345E">
          <w:rPr>
            <w:rFonts w:ascii="Bell MT" w:hAnsi="Bell MT"/>
            <w:color w:val="000000"/>
          </w:rPr>
          <w:t xml:space="preserve"> </w:t>
        </w:r>
      </w:ins>
      <w:r w:rsidRPr="0077345E">
        <w:rPr>
          <w:rFonts w:ascii="Bell MT" w:hAnsi="Bell MT"/>
          <w:color w:val="000000"/>
        </w:rPr>
        <w:t>iteration.</w:t>
      </w:r>
    </w:p>
    <w:p w14:paraId="7C48E912" w14:textId="77777777" w:rsidR="00AF3F03" w:rsidRDefault="00AF3F03" w:rsidP="00AF3F03">
      <w:pPr>
        <w:pStyle w:val="Heading3"/>
        <w:rPr>
          <w:ins w:id="54" w:author="Yihui Fu" w:date="2015-11-06T11:39:00Z"/>
          <w:rFonts w:ascii="Bell MT" w:hAnsi="Bell MT"/>
          <w:lang w:eastAsia="zh-CN"/>
        </w:rPr>
      </w:pPr>
      <w:ins w:id="55" w:author="Yihui Fu" w:date="2015-11-06T11:39:00Z">
        <w:r>
          <w:rPr>
            <w:rFonts w:ascii="Bell MT" w:hAnsi="Bell MT"/>
            <w:lang w:eastAsia="zh-CN"/>
          </w:rPr>
          <w:t>User Testing</w:t>
        </w:r>
        <w:r w:rsidRPr="00A92BF4">
          <w:rPr>
            <w:rFonts w:ascii="Bell MT" w:hAnsi="Bell MT"/>
            <w:lang w:eastAsia="zh-CN"/>
          </w:rPr>
          <w:t xml:space="preserve"> </w:t>
        </w:r>
      </w:ins>
    </w:p>
    <w:p w14:paraId="01458B8A" w14:textId="77777777" w:rsidR="00AF3F03" w:rsidRDefault="00AF3F03" w:rsidP="00AF3F03">
      <w:pPr>
        <w:jc w:val="both"/>
        <w:rPr>
          <w:ins w:id="56" w:author="Yihui Fu" w:date="2015-11-06T11:39:00Z"/>
          <w:rFonts w:ascii="Bell MT" w:eastAsia="Times New Roman" w:hAnsi="Bell MT"/>
          <w:color w:val="000000"/>
        </w:rPr>
      </w:pPr>
    </w:p>
    <w:p w14:paraId="6406CED9" w14:textId="658D9F44" w:rsidR="00AF3F03" w:rsidRDefault="00AF3F03" w:rsidP="00AF3F03">
      <w:pPr>
        <w:jc w:val="both"/>
        <w:rPr>
          <w:ins w:id="57" w:author="Yihui Fu" w:date="2015-11-06T11:39:00Z"/>
          <w:rFonts w:ascii="Bell MT" w:eastAsia="Times New Roman" w:hAnsi="Bell MT"/>
          <w:color w:val="000000"/>
        </w:rPr>
      </w:pPr>
      <w:ins w:id="58" w:author="Yihui Fu" w:date="2015-11-06T11:39:00Z">
        <w:r>
          <w:rPr>
            <w:rFonts w:ascii="Bell MT" w:eastAsia="Times New Roman" w:hAnsi="Bell MT"/>
            <w:color w:val="000000"/>
          </w:rPr>
          <w:t xml:space="preserve">The group invited the client Professor Martin and another student from law school to perform user testing. The user testing was performed remotely, by sending files of the prototype to the testers. There was no prior demonstration or training on how to navigate through the website or citation examples. Both the client and the student were required to evaluate the left and the upper navigation bar, and the citation examples, and report any changes that they would like to have. The feedback was collected through emails as well. </w:t>
        </w:r>
        <w:commentRangeStart w:id="59"/>
        <w:r>
          <w:rPr>
            <w:rFonts w:ascii="Bell MT" w:eastAsia="Times New Roman" w:hAnsi="Bell MT"/>
            <w:color w:val="000000"/>
          </w:rPr>
          <w:t xml:space="preserve">So far, the group has only heard from the Client, but not the student. </w:t>
        </w:r>
        <w:commentRangeEnd w:id="59"/>
        <w:r>
          <w:rPr>
            <w:rStyle w:val="CommentReference"/>
          </w:rPr>
          <w:commentReference w:id="59"/>
        </w:r>
      </w:ins>
      <w:ins w:id="60" w:author="Yihui Fu" w:date="2015-11-06T11:48:00Z">
        <w:r w:rsidR="00BA254C" w:rsidRPr="00BA254C">
          <w:rPr>
            <w:rFonts w:ascii="Bell MT" w:eastAsia="Times New Roman" w:hAnsi="Bell MT"/>
            <w:color w:val="000000"/>
          </w:rPr>
          <w:t xml:space="preserve"> </w:t>
        </w:r>
        <w:r w:rsidR="00BA254C">
          <w:rPr>
            <w:rFonts w:ascii="Bell MT" w:eastAsia="Times New Roman" w:hAnsi="Bell MT"/>
            <w:color w:val="000000"/>
          </w:rPr>
          <w:t>The client was discontent with the expand-collapse feature, the highlight color used for citation, and the look on the links to expand the examples.</w:t>
        </w:r>
      </w:ins>
    </w:p>
    <w:p w14:paraId="743A50FE" w14:textId="77777777" w:rsidR="00AF3F03" w:rsidRDefault="00AF3F03" w:rsidP="00AF3F03">
      <w:pPr>
        <w:jc w:val="both"/>
        <w:rPr>
          <w:ins w:id="61" w:author="Yihui Fu" w:date="2015-11-06T11:39:00Z"/>
          <w:rFonts w:ascii="Bell MT" w:eastAsia="Times New Roman" w:hAnsi="Bell MT" w:hint="eastAsia"/>
          <w:color w:val="000000"/>
        </w:rPr>
      </w:pPr>
    </w:p>
    <w:p w14:paraId="1C622598" w14:textId="56D62B3A" w:rsidR="00AF3F03" w:rsidRPr="00AF3F03" w:rsidDel="00DF1618" w:rsidRDefault="00AF3F03" w:rsidP="00955BD8">
      <w:pPr>
        <w:jc w:val="both"/>
        <w:rPr>
          <w:del w:id="62" w:author="Yihui Fu" w:date="2015-11-06T11:43:00Z"/>
          <w:rFonts w:ascii="Bell MT" w:eastAsia="Times New Roman" w:hAnsi="Bell MT" w:hint="eastAsia"/>
          <w:color w:val="000000"/>
          <w:rPrChange w:id="63" w:author="Yihui Fu" w:date="2015-11-06T11:39:00Z">
            <w:rPr>
              <w:del w:id="64" w:author="Yihui Fu" w:date="2015-11-06T11:43:00Z"/>
            </w:rPr>
          </w:rPrChange>
        </w:rPr>
      </w:pPr>
    </w:p>
    <w:p w14:paraId="712E63E2" w14:textId="77777777" w:rsidR="001B7F3D" w:rsidDel="00AF3F03" w:rsidRDefault="001B7F3D" w:rsidP="00955BD8">
      <w:pPr>
        <w:jc w:val="both"/>
        <w:rPr>
          <w:del w:id="65" w:author="Yihui Fu" w:date="2015-11-06T11:06:00Z"/>
          <w:rFonts w:eastAsia="Times New Roman"/>
        </w:rPr>
      </w:pPr>
    </w:p>
    <w:p w14:paraId="41C73E4A" w14:textId="5E93BAC7" w:rsidR="00AF3F03" w:rsidRPr="00AF3F03" w:rsidRDefault="00AF3F03" w:rsidP="00955BD8">
      <w:pPr>
        <w:pStyle w:val="Heading2"/>
        <w:jc w:val="both"/>
        <w:rPr>
          <w:ins w:id="66" w:author="Yihui Fu" w:date="2015-11-06T11:37:00Z"/>
          <w:rFonts w:ascii="Bell MT" w:hAnsi="Bell MT"/>
          <w:lang w:eastAsia="zh-CN"/>
          <w:rPrChange w:id="67" w:author="Yihui Fu" w:date="2015-11-06T11:37:00Z">
            <w:rPr>
              <w:ins w:id="68" w:author="Yihui Fu" w:date="2015-11-06T11:37:00Z"/>
            </w:rPr>
          </w:rPrChange>
        </w:rPr>
        <w:pPrChange w:id="69" w:author="Yihui Fu" w:date="2015-11-06T11:37:00Z">
          <w:pPr>
            <w:jc w:val="both"/>
          </w:pPr>
        </w:pPrChange>
      </w:pPr>
      <w:ins w:id="70" w:author="Yihui Fu" w:date="2015-11-06T11:37:00Z">
        <w:r>
          <w:rPr>
            <w:rFonts w:ascii="Bell MT" w:hAnsi="Bell MT"/>
            <w:lang w:eastAsia="zh-CN"/>
          </w:rPr>
          <w:t>Second Iteration</w:t>
        </w:r>
      </w:ins>
    </w:p>
    <w:p w14:paraId="1BBAD6BB" w14:textId="309FA9EC" w:rsidR="001B7F3D" w:rsidRPr="00512FDD" w:rsidDel="00FB778E" w:rsidRDefault="001B7F3D" w:rsidP="00512FDD">
      <w:pPr>
        <w:pStyle w:val="ListParagraph"/>
        <w:numPr>
          <w:ilvl w:val="0"/>
          <w:numId w:val="50"/>
        </w:numPr>
        <w:jc w:val="both"/>
        <w:rPr>
          <w:del w:id="71" w:author="Yihui Fu" w:date="2015-11-06T11:06:00Z"/>
          <w:rFonts w:eastAsia="Times New Roman"/>
        </w:rPr>
      </w:pPr>
      <w:del w:id="72" w:author="Yihui Fu" w:date="2015-11-06T11:06:00Z">
        <w:r w:rsidRPr="00512FDD" w:rsidDel="00FB778E">
          <w:rPr>
            <w:rFonts w:eastAsia="Times New Roman"/>
          </w:rPr>
          <w:delText>Second Iteration</w:delText>
        </w:r>
      </w:del>
    </w:p>
    <w:p w14:paraId="635BF037" w14:textId="77777777" w:rsidR="00BA254C" w:rsidRDefault="0077345E" w:rsidP="00955BD8">
      <w:pPr>
        <w:jc w:val="both"/>
        <w:rPr>
          <w:ins w:id="73" w:author="Yihui Fu" w:date="2015-11-06T11:51:00Z"/>
          <w:rFonts w:ascii="Bell MT" w:eastAsia="Times New Roman" w:hAnsi="Bell MT"/>
          <w:color w:val="000000"/>
        </w:rPr>
      </w:pPr>
      <w:r w:rsidRPr="0077345E">
        <w:rPr>
          <w:rFonts w:eastAsia="Times New Roman"/>
        </w:rPr>
        <w:br/>
      </w:r>
      <w:ins w:id="74" w:author="Yihui Fu" w:date="2015-11-06T11:44:00Z">
        <w:r w:rsidR="00DF1618">
          <w:rPr>
            <w:rFonts w:ascii="Bell MT" w:eastAsia="Times New Roman" w:hAnsi="Bell MT"/>
            <w:color w:val="000000"/>
          </w:rPr>
          <w:t xml:space="preserve">In the second iteration, the group has analyzed the input from the client regarding the changes made in the website. </w:t>
        </w:r>
        <w:r w:rsidR="00BA254C">
          <w:rPr>
            <w:rFonts w:ascii="Bell MT" w:eastAsia="Times New Roman" w:hAnsi="Bell MT"/>
            <w:color w:val="000000"/>
          </w:rPr>
          <w:t>As</w:t>
        </w:r>
        <w:r w:rsidR="00DF1618">
          <w:rPr>
            <w:rFonts w:ascii="Bell MT" w:eastAsia="Times New Roman" w:hAnsi="Bell MT"/>
            <w:color w:val="000000"/>
          </w:rPr>
          <w:t xml:space="preserve"> a consequence, we replaced </w:t>
        </w:r>
      </w:ins>
      <w:ins w:id="75" w:author="Yihui Fu" w:date="2015-11-06T11:48:00Z">
        <w:r w:rsidR="00BA254C">
          <w:rPr>
            <w:rFonts w:ascii="Bell MT" w:eastAsia="Times New Roman" w:hAnsi="Bell MT"/>
            <w:color w:val="000000"/>
          </w:rPr>
          <w:t>the expand-collapse feature</w:t>
        </w:r>
      </w:ins>
      <w:ins w:id="76" w:author="Yihui Fu" w:date="2015-11-06T11:44:00Z">
        <w:r w:rsidR="00DF1618">
          <w:rPr>
            <w:rFonts w:ascii="Bell MT" w:eastAsia="Times New Roman" w:hAnsi="Bell MT"/>
            <w:color w:val="000000"/>
          </w:rPr>
          <w:t xml:space="preserve"> with popups with a button to display the examples, and used a more vivid color for the citation’s highlighting</w:t>
        </w:r>
      </w:ins>
      <w:ins w:id="77" w:author="Yihui Fu" w:date="2015-11-06T11:47:00Z">
        <w:r w:rsidR="00BA254C">
          <w:rPr>
            <w:rFonts w:ascii="Bell MT" w:eastAsia="Times New Roman" w:hAnsi="Bell MT"/>
            <w:color w:val="000000"/>
          </w:rPr>
          <w:t xml:space="preserve"> </w:t>
        </w:r>
        <w:r w:rsidR="00BA254C">
          <w:rPr>
            <w:rFonts w:ascii="Bell MT" w:eastAsia="Times New Roman" w:hAnsi="Bell MT"/>
            <w:color w:val="000000"/>
          </w:rPr>
          <w:t xml:space="preserve">(Figure </w:t>
        </w:r>
        <w:r w:rsidR="00BA254C" w:rsidRPr="003E6D2F">
          <w:rPr>
            <w:rFonts w:ascii="Bell MT" w:eastAsia="Times New Roman" w:hAnsi="Bell MT"/>
            <w:color w:val="000000"/>
            <w:highlight w:val="yellow"/>
          </w:rPr>
          <w:t>*</w:t>
        </w:r>
        <w:r w:rsidR="00BA254C">
          <w:rPr>
            <w:rFonts w:ascii="Bell MT" w:eastAsia="Times New Roman" w:hAnsi="Bell MT"/>
            <w:color w:val="000000"/>
          </w:rPr>
          <w:t>)</w:t>
        </w:r>
      </w:ins>
      <w:ins w:id="78" w:author="Yihui Fu" w:date="2015-11-06T11:44:00Z">
        <w:r w:rsidR="00DF1618">
          <w:rPr>
            <w:rFonts w:ascii="Bell MT" w:eastAsia="Times New Roman" w:hAnsi="Bell MT"/>
            <w:color w:val="000000"/>
          </w:rPr>
          <w:t xml:space="preserve">, as required by the client. </w:t>
        </w:r>
      </w:ins>
      <w:ins w:id="79" w:author="Yihui Fu" w:date="2015-11-06T11:51:00Z">
        <w:r w:rsidR="00BA254C">
          <w:rPr>
            <w:rFonts w:ascii="Bell MT" w:eastAsia="Times New Roman" w:hAnsi="Bell MT"/>
            <w:color w:val="000000"/>
          </w:rPr>
          <w:t xml:space="preserve">We have implemented an early version of the search </w:t>
        </w:r>
        <w:proofErr w:type="gramStart"/>
        <w:r w:rsidR="00BA254C">
          <w:rPr>
            <w:rFonts w:ascii="Bell MT" w:eastAsia="Times New Roman" w:hAnsi="Bell MT"/>
            <w:color w:val="000000"/>
          </w:rPr>
          <w:t>bar,</w:t>
        </w:r>
        <w:proofErr w:type="gramEnd"/>
        <w:r w:rsidR="00BA254C">
          <w:rPr>
            <w:rFonts w:ascii="Bell MT" w:eastAsia="Times New Roman" w:hAnsi="Bell MT"/>
            <w:color w:val="000000"/>
          </w:rPr>
          <w:t xml:space="preserve"> in which we use our tags to make a proper metadata search for the list of states table (Figure </w:t>
        </w:r>
        <w:r w:rsidR="00BA254C" w:rsidRPr="00551730">
          <w:rPr>
            <w:rFonts w:ascii="Bell MT" w:eastAsia="Times New Roman" w:hAnsi="Bell MT"/>
            <w:color w:val="000000"/>
            <w:highlight w:val="yellow"/>
          </w:rPr>
          <w:t>*</w:t>
        </w:r>
        <w:r w:rsidR="00BA254C">
          <w:rPr>
            <w:rFonts w:ascii="Bell MT" w:eastAsia="Times New Roman" w:hAnsi="Bell MT"/>
            <w:color w:val="000000"/>
          </w:rPr>
          <w:t>).</w:t>
        </w:r>
      </w:ins>
    </w:p>
    <w:p w14:paraId="07A1C953" w14:textId="77777777" w:rsidR="00BA254C" w:rsidRDefault="00BA254C" w:rsidP="00955BD8">
      <w:pPr>
        <w:jc w:val="both"/>
        <w:rPr>
          <w:ins w:id="80" w:author="Yihui Fu" w:date="2015-11-06T11:51:00Z"/>
          <w:rFonts w:ascii="Bell MT" w:eastAsia="Times New Roman" w:hAnsi="Bell MT" w:hint="eastAsia"/>
          <w:color w:val="000000"/>
        </w:rPr>
      </w:pPr>
    </w:p>
    <w:p w14:paraId="1B3AE275" w14:textId="591B4E90" w:rsidR="00744913" w:rsidRDefault="00DF1618" w:rsidP="00955BD8">
      <w:pPr>
        <w:jc w:val="both"/>
        <w:rPr>
          <w:rFonts w:ascii="Bell MT" w:eastAsia="Times New Roman" w:hAnsi="Bell MT"/>
          <w:color w:val="000000"/>
        </w:rPr>
      </w:pPr>
      <w:ins w:id="81" w:author="Yihui Fu" w:date="2015-11-06T11:44:00Z">
        <w:r>
          <w:rPr>
            <w:rFonts w:ascii="Bell MT" w:eastAsia="Times New Roman" w:hAnsi="Bell MT"/>
            <w:color w:val="000000"/>
          </w:rPr>
          <w:t>Also in this iteration, we modified a few of our previous XHTML tags, after input from the Dr. Sylvia, to make them easier for future maintenance, and current implementation.</w:t>
        </w:r>
        <w:r w:rsidR="00BA254C">
          <w:rPr>
            <w:rFonts w:ascii="Bell MT" w:eastAsia="Times New Roman" w:hAnsi="Bell MT"/>
            <w:color w:val="000000"/>
          </w:rPr>
          <w:t xml:space="preserve"> </w:t>
        </w:r>
      </w:ins>
      <w:del w:id="82" w:author="Yihui Fu" w:date="2015-11-06T11:50:00Z">
        <w:r w:rsidR="0077345E" w:rsidRPr="0077345E" w:rsidDel="00BA254C">
          <w:rPr>
            <w:rFonts w:ascii="Bell MT" w:eastAsia="Times New Roman" w:hAnsi="Bell MT"/>
            <w:color w:val="000000"/>
          </w:rPr>
          <w:delText>In the second iteration, the team</w:delText>
        </w:r>
        <w:r w:rsidR="00A902B4" w:rsidDel="00BA254C">
          <w:rPr>
            <w:rFonts w:ascii="Bell MT" w:eastAsia="Times New Roman" w:hAnsi="Bell MT"/>
            <w:color w:val="000000"/>
          </w:rPr>
          <w:delText xml:space="preserve"> has added more interactive aspects to the website, including highlighting for examples</w:delText>
        </w:r>
        <w:r w:rsidR="0077345E" w:rsidRPr="0077345E" w:rsidDel="00BA254C">
          <w:rPr>
            <w:rFonts w:ascii="Bell MT" w:eastAsia="Times New Roman" w:hAnsi="Bell MT"/>
            <w:color w:val="000000"/>
          </w:rPr>
          <w:delText xml:space="preserve"> snippets</w:delText>
        </w:r>
        <w:r w:rsidR="00A902B4" w:rsidDel="00BA254C">
          <w:rPr>
            <w:rFonts w:ascii="Bell MT" w:eastAsia="Times New Roman" w:hAnsi="Bell MT"/>
            <w:color w:val="000000"/>
          </w:rPr>
          <w:delText xml:space="preserve"> and </w:delText>
        </w:r>
      </w:del>
      <w:del w:id="83" w:author="Yihui Fu" w:date="2015-11-06T11:07:00Z">
        <w:r w:rsidR="00A902B4" w:rsidDel="00FB778E">
          <w:rPr>
            <w:rFonts w:ascii="Bell MT" w:eastAsia="Times New Roman" w:hAnsi="Bell MT"/>
            <w:color w:val="000000"/>
          </w:rPr>
          <w:delText xml:space="preserve">use of </w:delText>
        </w:r>
      </w:del>
      <w:del w:id="84" w:author="Yihui Fu" w:date="2015-11-06T11:50:00Z">
        <w:r w:rsidR="00A902B4" w:rsidDel="00BA254C">
          <w:rPr>
            <w:rFonts w:ascii="Bell MT" w:eastAsia="Times New Roman" w:hAnsi="Bell MT"/>
            <w:color w:val="000000"/>
          </w:rPr>
          <w:delText>pop-ups for examples display</w:delText>
        </w:r>
        <w:r w:rsidR="0077345E" w:rsidRPr="0077345E" w:rsidDel="00BA254C">
          <w:rPr>
            <w:rFonts w:ascii="Bell MT" w:eastAsia="Times New Roman" w:hAnsi="Bell MT"/>
            <w:color w:val="000000"/>
          </w:rPr>
          <w:delText xml:space="preserve">. </w:delText>
        </w:r>
      </w:del>
      <w:r w:rsidR="00A902B4">
        <w:rPr>
          <w:rFonts w:ascii="Bell MT" w:eastAsia="Times New Roman" w:hAnsi="Bell MT"/>
          <w:color w:val="000000"/>
        </w:rPr>
        <w:t>We</w:t>
      </w:r>
      <w:r w:rsidR="00BA646F">
        <w:rPr>
          <w:rFonts w:ascii="Bell MT" w:eastAsia="Times New Roman" w:hAnsi="Bell MT"/>
          <w:color w:val="000000"/>
        </w:rPr>
        <w:t>’re</w:t>
      </w:r>
      <w:r w:rsidR="00A902B4">
        <w:rPr>
          <w:rFonts w:ascii="Bell MT" w:eastAsia="Times New Roman" w:hAnsi="Bell MT"/>
          <w:color w:val="000000"/>
        </w:rPr>
        <w:t xml:space="preserve"> </w:t>
      </w:r>
      <w:r w:rsidR="00BA646F">
        <w:rPr>
          <w:rFonts w:ascii="Bell MT" w:eastAsia="Times New Roman" w:hAnsi="Bell MT"/>
          <w:color w:val="000000"/>
        </w:rPr>
        <w:t>employing a</w:t>
      </w:r>
      <w:ins w:id="85" w:author="Yihui Fu" w:date="2015-11-06T11:07:00Z">
        <w:r w:rsidR="00FB778E">
          <w:rPr>
            <w:rFonts w:ascii="Bell MT" w:eastAsia="Times New Roman" w:hAnsi="Bell MT"/>
            <w:color w:val="000000"/>
          </w:rPr>
          <w:t>n</w:t>
        </w:r>
      </w:ins>
      <w:r w:rsidR="00BA646F">
        <w:rPr>
          <w:rFonts w:ascii="Bell MT" w:eastAsia="Times New Roman" w:hAnsi="Bell MT"/>
          <w:color w:val="000000"/>
        </w:rPr>
        <w:t xml:space="preserve"> HTML</w:t>
      </w:r>
      <w:r w:rsidR="00A902B4">
        <w:rPr>
          <w:rFonts w:ascii="Bell MT" w:eastAsia="Times New Roman" w:hAnsi="Bell MT"/>
          <w:color w:val="000000"/>
        </w:rPr>
        <w:t xml:space="preserve"> based tags for search purposes</w:t>
      </w:r>
      <w:r w:rsidR="001A5025">
        <w:rPr>
          <w:rFonts w:ascii="Bell MT" w:eastAsia="Times New Roman" w:hAnsi="Bell MT"/>
          <w:color w:val="000000"/>
        </w:rPr>
        <w:t xml:space="preserve"> in the website files</w:t>
      </w:r>
      <w:r w:rsidR="00A902B4">
        <w:rPr>
          <w:rFonts w:ascii="Bell MT" w:eastAsia="Times New Roman" w:hAnsi="Bell MT"/>
          <w:color w:val="000000"/>
        </w:rPr>
        <w:t xml:space="preserve">. </w:t>
      </w:r>
      <w:r w:rsidR="00864FCC">
        <w:rPr>
          <w:rFonts w:ascii="Bell MT" w:eastAsia="Times New Roman" w:hAnsi="Bell MT"/>
          <w:color w:val="000000"/>
        </w:rPr>
        <w:t xml:space="preserve">And have postponed the </w:t>
      </w:r>
      <w:r w:rsidR="0077345E" w:rsidRPr="0077345E">
        <w:rPr>
          <w:rFonts w:ascii="Bell MT" w:eastAsia="Times New Roman" w:hAnsi="Bell MT"/>
          <w:color w:val="000000"/>
        </w:rPr>
        <w:t xml:space="preserve">consistency of the file generator </w:t>
      </w:r>
      <w:r w:rsidR="00864FCC">
        <w:rPr>
          <w:rFonts w:ascii="Bell MT" w:eastAsia="Times New Roman" w:hAnsi="Bell MT"/>
          <w:color w:val="000000"/>
        </w:rPr>
        <w:t>tests</w:t>
      </w:r>
      <w:r w:rsidR="0077345E" w:rsidRPr="0077345E">
        <w:rPr>
          <w:rFonts w:ascii="Bell MT" w:eastAsia="Times New Roman" w:hAnsi="Bell MT"/>
          <w:color w:val="000000"/>
        </w:rPr>
        <w:t xml:space="preserve"> </w:t>
      </w:r>
      <w:r w:rsidR="00864FCC">
        <w:rPr>
          <w:rFonts w:ascii="Bell MT" w:eastAsia="Times New Roman" w:hAnsi="Bell MT"/>
          <w:color w:val="000000"/>
        </w:rPr>
        <w:t>to the next iteration</w:t>
      </w:r>
      <w:r w:rsidR="0077345E" w:rsidRPr="0077345E">
        <w:rPr>
          <w:rFonts w:ascii="Bell MT" w:eastAsia="Times New Roman" w:hAnsi="Bell MT"/>
          <w:color w:val="000000"/>
        </w:rPr>
        <w:t>.</w:t>
      </w:r>
      <w:r w:rsidR="00BA646F">
        <w:rPr>
          <w:rFonts w:ascii="Bell MT" w:eastAsia="Times New Roman" w:hAnsi="Bell MT"/>
          <w:color w:val="000000"/>
        </w:rPr>
        <w:t xml:space="preserve"> The HTML tags are currently being created to be full</w:t>
      </w:r>
      <w:r w:rsidR="00692826">
        <w:rPr>
          <w:rFonts w:ascii="Bell MT" w:eastAsia="Times New Roman" w:hAnsi="Bell MT"/>
          <w:color w:val="000000"/>
        </w:rPr>
        <w:t>y compatible with XHTML</w:t>
      </w:r>
      <w:r w:rsidR="00594C57">
        <w:rPr>
          <w:rFonts w:ascii="Bell MT" w:eastAsia="Times New Roman" w:hAnsi="Bell MT"/>
          <w:color w:val="000000"/>
        </w:rPr>
        <w:t>, and we will have a DTD file to analyze the consistency of the tags we create in XHTML</w:t>
      </w:r>
      <w:r w:rsidR="00692826">
        <w:rPr>
          <w:rFonts w:ascii="Bell MT" w:eastAsia="Times New Roman" w:hAnsi="Bell MT"/>
          <w:color w:val="000000"/>
        </w:rPr>
        <w:t>.</w:t>
      </w:r>
      <w:r w:rsidR="001C0B94">
        <w:rPr>
          <w:rFonts w:ascii="Bell MT" w:eastAsia="Times New Roman" w:hAnsi="Bell MT"/>
          <w:color w:val="000000"/>
        </w:rPr>
        <w:t xml:space="preserve"> </w:t>
      </w:r>
      <w:del w:id="86" w:author="Yihui Fu" w:date="2015-11-06T11:51:00Z">
        <w:r w:rsidR="001C0B94" w:rsidDel="00BA254C">
          <w:rPr>
            <w:rFonts w:ascii="Bell MT" w:eastAsia="Times New Roman" w:hAnsi="Bell MT"/>
            <w:color w:val="000000"/>
          </w:rPr>
          <w:delText>We have implemented a</w:delText>
        </w:r>
        <w:r w:rsidR="000A015C" w:rsidDel="00BA254C">
          <w:rPr>
            <w:rFonts w:ascii="Bell MT" w:eastAsia="Times New Roman" w:hAnsi="Bell MT"/>
            <w:color w:val="000000"/>
          </w:rPr>
          <w:delText>n early version of the</w:delText>
        </w:r>
        <w:r w:rsidR="001C0B94" w:rsidDel="00BA254C">
          <w:rPr>
            <w:rFonts w:ascii="Bell MT" w:eastAsia="Times New Roman" w:hAnsi="Bell MT"/>
            <w:color w:val="000000"/>
          </w:rPr>
          <w:delText xml:space="preserve"> search bar</w:delText>
        </w:r>
        <w:r w:rsidR="00BD14CC" w:rsidDel="00BA254C">
          <w:rPr>
            <w:rFonts w:ascii="Bell MT" w:eastAsia="Times New Roman" w:hAnsi="Bell MT"/>
            <w:color w:val="000000"/>
          </w:rPr>
          <w:delText>, in which we use our tags to make a proper metadata search</w:delText>
        </w:r>
        <w:r w:rsidR="00FA6C8F" w:rsidDel="00BA254C">
          <w:rPr>
            <w:rFonts w:ascii="Bell MT" w:eastAsia="Times New Roman" w:hAnsi="Bell MT"/>
            <w:color w:val="000000"/>
          </w:rPr>
          <w:delText xml:space="preserve"> for the list of states table</w:delText>
        </w:r>
        <w:r w:rsidR="00692981" w:rsidDel="00BA254C">
          <w:rPr>
            <w:rFonts w:ascii="Bell MT" w:eastAsia="Times New Roman" w:hAnsi="Bell MT"/>
            <w:color w:val="000000"/>
          </w:rPr>
          <w:delText>.</w:delText>
        </w:r>
      </w:del>
    </w:p>
    <w:p w14:paraId="709BBEE0" w14:textId="77777777" w:rsidR="001B7F3D" w:rsidRDefault="001B7F3D" w:rsidP="00955BD8">
      <w:pPr>
        <w:jc w:val="both"/>
        <w:rPr>
          <w:rFonts w:ascii="Bell MT" w:eastAsia="Times New Roman" w:hAnsi="Bell MT"/>
          <w:color w:val="000000"/>
        </w:rPr>
      </w:pPr>
    </w:p>
    <w:p w14:paraId="21F6860C" w14:textId="3297E53B" w:rsidR="001B7F3D" w:rsidRDefault="001B7F3D" w:rsidP="00955BD8">
      <w:pPr>
        <w:jc w:val="both"/>
        <w:rPr>
          <w:rFonts w:ascii="Bell MT" w:eastAsia="Times New Roman" w:hAnsi="Bell MT"/>
          <w:color w:val="000000"/>
        </w:rPr>
      </w:pPr>
      <w:r>
        <w:rPr>
          <w:noProof/>
        </w:rPr>
        <w:lastRenderedPageBreak/>
        <w:drawing>
          <wp:inline distT="0" distB="0" distL="0" distR="0" wp14:anchorId="0841E965" wp14:editId="51981FE6">
            <wp:extent cx="59436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2935"/>
                    </a:xfrm>
                    <a:prstGeom prst="rect">
                      <a:avLst/>
                    </a:prstGeom>
                  </pic:spPr>
                </pic:pic>
              </a:graphicData>
            </a:graphic>
          </wp:inline>
        </w:drawing>
      </w:r>
    </w:p>
    <w:p w14:paraId="540CAC12" w14:textId="1FE87F67" w:rsidR="001B7F3D" w:rsidRDefault="001B7F3D" w:rsidP="00FB778E">
      <w:pPr>
        <w:jc w:val="center"/>
        <w:rPr>
          <w:rFonts w:ascii="Bell MT" w:eastAsia="Times New Roman" w:hAnsi="Bell MT"/>
          <w:color w:val="000000"/>
        </w:rPr>
        <w:pPrChange w:id="87" w:author="Yihui Fu" w:date="2015-11-06T11:08:00Z">
          <w:pPr>
            <w:jc w:val="both"/>
          </w:pPr>
        </w:pPrChange>
      </w:pPr>
      <w:r>
        <w:rPr>
          <w:rFonts w:ascii="Bell MT" w:eastAsia="Times New Roman" w:hAnsi="Bell MT"/>
          <w:color w:val="000000"/>
        </w:rPr>
        <w:t>Figure</w:t>
      </w:r>
      <w:ins w:id="88" w:author="Yihui Fu" w:date="2015-11-06T11:09:00Z">
        <w:r w:rsidR="00FB778E">
          <w:rPr>
            <w:rFonts w:ascii="Bell MT" w:eastAsia="Times New Roman" w:hAnsi="Bell MT"/>
            <w:color w:val="000000"/>
          </w:rPr>
          <w:t xml:space="preserve"> </w:t>
        </w:r>
        <w:r w:rsidR="00FB778E" w:rsidRPr="00FB778E">
          <w:rPr>
            <w:rFonts w:ascii="Bell MT" w:eastAsia="Times New Roman" w:hAnsi="Bell MT"/>
            <w:color w:val="000000"/>
            <w:highlight w:val="yellow"/>
            <w:rPrChange w:id="89" w:author="Yihui Fu" w:date="2015-11-06T11:09:00Z">
              <w:rPr>
                <w:rFonts w:ascii="Bell MT" w:eastAsia="Times New Roman" w:hAnsi="Bell MT"/>
                <w:color w:val="000000"/>
              </w:rPr>
            </w:rPrChange>
          </w:rPr>
          <w:t>*</w:t>
        </w:r>
      </w:ins>
      <w:r>
        <w:rPr>
          <w:rFonts w:ascii="Bell MT" w:eastAsia="Times New Roman" w:hAnsi="Bell MT"/>
          <w:color w:val="000000"/>
        </w:rPr>
        <w:t xml:space="preserve">: Example </w:t>
      </w:r>
      <w:proofErr w:type="spellStart"/>
      <w:r>
        <w:rPr>
          <w:rFonts w:ascii="Bell MT" w:eastAsia="Times New Roman" w:hAnsi="Bell MT"/>
          <w:color w:val="000000"/>
        </w:rPr>
        <w:t>PopUp</w:t>
      </w:r>
      <w:proofErr w:type="spellEnd"/>
    </w:p>
    <w:p w14:paraId="7B192F97" w14:textId="77777777" w:rsidR="001B7F3D" w:rsidRDefault="001B7F3D" w:rsidP="00955BD8">
      <w:pPr>
        <w:jc w:val="both"/>
        <w:rPr>
          <w:rFonts w:ascii="Bell MT" w:eastAsia="Times New Roman" w:hAnsi="Bell MT"/>
          <w:color w:val="000000"/>
        </w:rPr>
      </w:pPr>
    </w:p>
    <w:p w14:paraId="1043A78C" w14:textId="0C99BE0F" w:rsidR="001B7F3D" w:rsidRDefault="001B7F3D" w:rsidP="00955BD8">
      <w:pPr>
        <w:jc w:val="both"/>
        <w:rPr>
          <w:rFonts w:ascii="Bell MT" w:eastAsia="Times New Roman" w:hAnsi="Bell MT"/>
          <w:color w:val="000000"/>
        </w:rPr>
      </w:pPr>
      <w:r>
        <w:rPr>
          <w:noProof/>
        </w:rPr>
        <w:drawing>
          <wp:inline distT="0" distB="0" distL="0" distR="0" wp14:anchorId="011CF2DC" wp14:editId="66168A82">
            <wp:extent cx="5943600" cy="255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5240"/>
                    </a:xfrm>
                    <a:prstGeom prst="rect">
                      <a:avLst/>
                    </a:prstGeom>
                  </pic:spPr>
                </pic:pic>
              </a:graphicData>
            </a:graphic>
          </wp:inline>
        </w:drawing>
      </w:r>
    </w:p>
    <w:p w14:paraId="09CC9245" w14:textId="321D8476" w:rsidR="001B7F3D" w:rsidRDefault="001B7F3D" w:rsidP="00FB778E">
      <w:pPr>
        <w:jc w:val="center"/>
        <w:rPr>
          <w:rFonts w:ascii="Bell MT" w:eastAsia="Times New Roman" w:hAnsi="Bell MT"/>
          <w:color w:val="000000"/>
        </w:rPr>
        <w:pPrChange w:id="90" w:author="Yihui Fu" w:date="2015-11-06T11:09:00Z">
          <w:pPr>
            <w:jc w:val="both"/>
          </w:pPr>
        </w:pPrChange>
      </w:pPr>
      <w:r>
        <w:rPr>
          <w:rFonts w:ascii="Bell MT" w:eastAsia="Times New Roman" w:hAnsi="Bell MT"/>
          <w:color w:val="000000"/>
        </w:rPr>
        <w:t>Figure</w:t>
      </w:r>
      <w:ins w:id="91" w:author="Yihui Fu" w:date="2015-11-06T11:09:00Z">
        <w:r w:rsidR="00FB778E">
          <w:rPr>
            <w:rFonts w:ascii="Bell MT" w:eastAsia="Times New Roman" w:hAnsi="Bell MT"/>
            <w:color w:val="000000"/>
          </w:rPr>
          <w:t xml:space="preserve"> </w:t>
        </w:r>
        <w:r w:rsidR="00FB778E" w:rsidRPr="00FB778E">
          <w:rPr>
            <w:rFonts w:ascii="Bell MT" w:eastAsia="Times New Roman" w:hAnsi="Bell MT"/>
            <w:color w:val="000000"/>
            <w:highlight w:val="yellow"/>
            <w:rPrChange w:id="92" w:author="Yihui Fu" w:date="2015-11-06T11:09:00Z">
              <w:rPr>
                <w:rFonts w:ascii="Bell MT" w:eastAsia="Times New Roman" w:hAnsi="Bell MT"/>
                <w:color w:val="000000"/>
              </w:rPr>
            </w:rPrChange>
          </w:rPr>
          <w:t>*</w:t>
        </w:r>
      </w:ins>
      <w:r>
        <w:rPr>
          <w:rFonts w:ascii="Bell MT" w:eastAsia="Times New Roman" w:hAnsi="Bell MT"/>
          <w:color w:val="000000"/>
        </w:rPr>
        <w:t xml:space="preserve">: Search Box </w:t>
      </w:r>
      <w:del w:id="93" w:author="Yihui Fu" w:date="2015-11-06T11:09:00Z">
        <w:r w:rsidDel="00FB778E">
          <w:rPr>
            <w:rFonts w:ascii="Bell MT" w:eastAsia="Times New Roman" w:hAnsi="Bell MT"/>
            <w:color w:val="000000"/>
          </w:rPr>
          <w:delText>implemented</w:delText>
        </w:r>
      </w:del>
      <w:ins w:id="94" w:author="Yihui Fu" w:date="2015-11-06T11:09:00Z">
        <w:r w:rsidR="00FB778E">
          <w:rPr>
            <w:rFonts w:ascii="Bell MT" w:eastAsia="Times New Roman" w:hAnsi="Bell MT"/>
            <w:color w:val="000000"/>
          </w:rPr>
          <w:t>on Lists of States</w:t>
        </w:r>
      </w:ins>
    </w:p>
    <w:p w14:paraId="1BB8A6CA" w14:textId="77777777" w:rsidR="001B7F3D" w:rsidRDefault="001B7F3D" w:rsidP="00955BD8">
      <w:pPr>
        <w:jc w:val="both"/>
        <w:rPr>
          <w:rFonts w:ascii="Bell MT" w:eastAsia="Times New Roman" w:hAnsi="Bell MT"/>
          <w:color w:val="000000"/>
        </w:rPr>
      </w:pPr>
    </w:p>
    <w:p w14:paraId="15E36249" w14:textId="40DCE419" w:rsidR="001B7F3D" w:rsidRDefault="001B7F3D" w:rsidP="00955BD8">
      <w:pPr>
        <w:jc w:val="both"/>
        <w:rPr>
          <w:rFonts w:ascii="Bell MT" w:eastAsia="Times New Roman" w:hAnsi="Bell MT"/>
          <w:color w:val="000000"/>
        </w:rPr>
      </w:pPr>
      <w:r>
        <w:rPr>
          <w:noProof/>
        </w:rPr>
        <w:drawing>
          <wp:inline distT="0" distB="0" distL="0" distR="0" wp14:anchorId="75276F51" wp14:editId="18F0A9BC">
            <wp:extent cx="5943600" cy="852854"/>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708"/>
                    <a:stretch/>
                  </pic:blipFill>
                  <pic:spPr bwMode="auto">
                    <a:xfrm>
                      <a:off x="0" y="0"/>
                      <a:ext cx="5943600" cy="852854"/>
                    </a:xfrm>
                    <a:prstGeom prst="rect">
                      <a:avLst/>
                    </a:prstGeom>
                    <a:ln>
                      <a:noFill/>
                    </a:ln>
                    <a:extLst>
                      <a:ext uri="{53640926-AAD7-44D8-BBD7-CCE9431645EC}">
                        <a14:shadowObscured xmlns:a14="http://schemas.microsoft.com/office/drawing/2010/main"/>
                      </a:ext>
                    </a:extLst>
                  </pic:spPr>
                </pic:pic>
              </a:graphicData>
            </a:graphic>
          </wp:inline>
        </w:drawing>
      </w:r>
    </w:p>
    <w:p w14:paraId="4EA218E6" w14:textId="63AC5781" w:rsidR="001B7F3D" w:rsidRDefault="001B7F3D" w:rsidP="00FB778E">
      <w:pPr>
        <w:jc w:val="center"/>
        <w:rPr>
          <w:rFonts w:ascii="Bell MT" w:eastAsia="Times New Roman" w:hAnsi="Bell MT" w:hint="eastAsia"/>
          <w:color w:val="000000"/>
          <w:lang w:eastAsia="zh-CN"/>
        </w:rPr>
        <w:pPrChange w:id="95" w:author="Yihui Fu" w:date="2015-11-06T11:09:00Z">
          <w:pPr>
            <w:jc w:val="both"/>
          </w:pPr>
        </w:pPrChange>
      </w:pPr>
      <w:r>
        <w:rPr>
          <w:rFonts w:ascii="Bell MT" w:eastAsia="Times New Roman" w:hAnsi="Bell MT"/>
          <w:color w:val="000000"/>
        </w:rPr>
        <w:t>Figure</w:t>
      </w:r>
      <w:ins w:id="96" w:author="Yihui Fu" w:date="2015-11-06T11:12:00Z">
        <w:r w:rsidR="00FB778E">
          <w:rPr>
            <w:rFonts w:ascii="Bell MT" w:eastAsia="Times New Roman" w:hAnsi="Bell MT"/>
            <w:color w:val="000000"/>
          </w:rPr>
          <w:t xml:space="preserve"> </w:t>
        </w:r>
        <w:r w:rsidR="00FB778E" w:rsidRPr="00FB778E">
          <w:rPr>
            <w:rFonts w:ascii="Bell MT" w:eastAsia="Times New Roman" w:hAnsi="Bell MT"/>
            <w:color w:val="000000"/>
            <w:highlight w:val="yellow"/>
            <w:rPrChange w:id="97" w:author="Yihui Fu" w:date="2015-11-06T11:12:00Z">
              <w:rPr>
                <w:rFonts w:ascii="Bell MT" w:eastAsia="Times New Roman" w:hAnsi="Bell MT"/>
                <w:color w:val="000000"/>
              </w:rPr>
            </w:rPrChange>
          </w:rPr>
          <w:t>*</w:t>
        </w:r>
      </w:ins>
      <w:r>
        <w:rPr>
          <w:rFonts w:ascii="Bell MT" w:eastAsia="Times New Roman" w:hAnsi="Bell MT"/>
          <w:color w:val="000000"/>
        </w:rPr>
        <w:t xml:space="preserve">: </w:t>
      </w:r>
      <w:del w:id="98" w:author="Yihui Fu" w:date="2015-11-06T11:09:00Z">
        <w:r w:rsidDel="00FB778E">
          <w:rPr>
            <w:rFonts w:ascii="Bell MT" w:eastAsia="Times New Roman" w:hAnsi="Bell MT"/>
            <w:color w:val="000000"/>
          </w:rPr>
          <w:delText>Search Box on List of States</w:delText>
        </w:r>
      </w:del>
      <w:ins w:id="99" w:author="Yihui Fu" w:date="2015-11-06T11:09:00Z">
        <w:r w:rsidR="00FB778E">
          <w:rPr>
            <w:rFonts w:ascii="Bell MT" w:eastAsia="Times New Roman" w:hAnsi="Bell MT"/>
            <w:color w:val="000000"/>
          </w:rPr>
          <w:t>Demo of Search Result</w:t>
        </w:r>
      </w:ins>
    </w:p>
    <w:p w14:paraId="69BA9337" w14:textId="77777777" w:rsidR="00744913" w:rsidRDefault="00744913" w:rsidP="00955BD8">
      <w:pPr>
        <w:jc w:val="both"/>
        <w:rPr>
          <w:rFonts w:ascii="Bell MT" w:eastAsia="Times New Roman" w:hAnsi="Bell MT"/>
          <w:color w:val="000000"/>
        </w:rPr>
      </w:pPr>
    </w:p>
    <w:p w14:paraId="6A26D077" w14:textId="37B073BD" w:rsidR="00AF3F03" w:rsidRDefault="00AF3F03" w:rsidP="00AF3F03">
      <w:pPr>
        <w:pStyle w:val="Heading2"/>
        <w:jc w:val="both"/>
        <w:rPr>
          <w:ins w:id="100" w:author="Yihui Fu" w:date="2015-11-06T11:37:00Z"/>
          <w:rFonts w:ascii="Bell MT" w:hAnsi="Bell MT"/>
          <w:lang w:eastAsia="zh-CN"/>
        </w:rPr>
      </w:pPr>
      <w:ins w:id="101" w:author="Yihui Fu" w:date="2015-11-06T11:37:00Z">
        <w:r>
          <w:rPr>
            <w:rFonts w:ascii="Bell MT" w:hAnsi="Bell MT"/>
            <w:lang w:eastAsia="zh-CN"/>
          </w:rPr>
          <w:t>Plan for the Third Iteration</w:t>
        </w:r>
      </w:ins>
    </w:p>
    <w:p w14:paraId="6471506A" w14:textId="77777777" w:rsidR="00AF3F03" w:rsidRDefault="00AF3F03" w:rsidP="00955BD8">
      <w:pPr>
        <w:jc w:val="both"/>
        <w:rPr>
          <w:ins w:id="102" w:author="Yihui Fu" w:date="2015-11-06T11:37:00Z"/>
          <w:rFonts w:ascii="Bell MT" w:eastAsia="Times New Roman" w:hAnsi="Bell MT"/>
          <w:color w:val="000000"/>
        </w:rPr>
      </w:pPr>
    </w:p>
    <w:p w14:paraId="44C2BA2A" w14:textId="2F811D68" w:rsidR="007F38CD" w:rsidRPr="0077345E" w:rsidRDefault="00744913" w:rsidP="00955BD8">
      <w:pPr>
        <w:jc w:val="both"/>
        <w:rPr>
          <w:rFonts w:eastAsia="Times New Roman"/>
        </w:rPr>
      </w:pPr>
      <w:r>
        <w:rPr>
          <w:rFonts w:ascii="Bell MT" w:eastAsia="Times New Roman" w:hAnsi="Bell MT"/>
          <w:color w:val="000000"/>
        </w:rPr>
        <w:t xml:space="preserve">In the third iteration, </w:t>
      </w:r>
      <w:r w:rsidR="00BC63BD">
        <w:rPr>
          <w:rFonts w:ascii="Bell MT" w:eastAsia="Times New Roman" w:hAnsi="Bell MT"/>
          <w:color w:val="000000"/>
        </w:rPr>
        <w:t>the team will improve the compatibility of the new website</w:t>
      </w:r>
      <w:r w:rsidR="0077345E" w:rsidRPr="0077345E">
        <w:rPr>
          <w:rFonts w:ascii="Bell MT" w:eastAsia="Times New Roman" w:hAnsi="Bell MT"/>
          <w:color w:val="000000"/>
        </w:rPr>
        <w:t xml:space="preserve"> </w:t>
      </w:r>
      <w:r w:rsidR="00BA646F">
        <w:rPr>
          <w:rFonts w:ascii="Bell MT" w:eastAsia="Times New Roman" w:hAnsi="Bell MT"/>
          <w:color w:val="000000"/>
        </w:rPr>
        <w:t xml:space="preserve">with </w:t>
      </w:r>
      <w:del w:id="103" w:author="Yihui Fu" w:date="2015-11-06T11:15:00Z">
        <w:r w:rsidR="00504E8A" w:rsidDel="006851F8">
          <w:rPr>
            <w:rFonts w:ascii="Bell MT" w:eastAsia="Times New Roman" w:hAnsi="Bell MT"/>
            <w:color w:val="000000"/>
          </w:rPr>
          <w:delText>calib</w:delText>
        </w:r>
        <w:r w:rsidR="000159D9" w:rsidDel="006851F8">
          <w:rPr>
            <w:rFonts w:ascii="Bell MT" w:eastAsia="Times New Roman" w:hAnsi="Bell MT"/>
            <w:color w:val="000000"/>
          </w:rPr>
          <w:delText>r</w:delText>
        </w:r>
        <w:r w:rsidR="00504E8A" w:rsidDel="006851F8">
          <w:rPr>
            <w:rFonts w:ascii="Bell MT" w:eastAsia="Times New Roman" w:hAnsi="Bell MT"/>
            <w:color w:val="000000"/>
          </w:rPr>
          <w:delText>e</w:delText>
        </w:r>
      </w:del>
      <w:ins w:id="104" w:author="Yihui Fu" w:date="2015-11-06T11:15:00Z">
        <w:r w:rsidR="006851F8">
          <w:rPr>
            <w:rFonts w:ascii="Bell MT" w:eastAsia="Times New Roman" w:hAnsi="Bell MT"/>
            <w:color w:val="000000"/>
          </w:rPr>
          <w:t>caliber,</w:t>
        </w:r>
      </w:ins>
      <w:del w:id="105" w:author="Yihui Fu" w:date="2015-11-06T11:15:00Z">
        <w:r w:rsidR="00BA646F" w:rsidDel="006851F8">
          <w:rPr>
            <w:rFonts w:ascii="Bell MT" w:eastAsia="Times New Roman" w:hAnsi="Bell MT"/>
            <w:color w:val="000000"/>
          </w:rPr>
          <w:delText>.</w:delText>
        </w:r>
      </w:del>
      <w:r w:rsidR="00C346B0">
        <w:rPr>
          <w:rFonts w:ascii="Bell MT" w:eastAsia="Times New Roman" w:hAnsi="Bell MT"/>
          <w:color w:val="000000"/>
        </w:rPr>
        <w:t xml:space="preserve"> </w:t>
      </w:r>
      <w:ins w:id="106" w:author="Yihui Fu" w:date="2015-11-06T11:16:00Z">
        <w:r w:rsidR="006851F8">
          <w:rPr>
            <w:rFonts w:ascii="Bell MT" w:eastAsia="Times New Roman" w:hAnsi="Bell MT"/>
            <w:color w:val="000000"/>
          </w:rPr>
          <w:t>and f</w:t>
        </w:r>
      </w:ins>
      <w:del w:id="107" w:author="Yihui Fu" w:date="2015-11-06T11:16:00Z">
        <w:r w:rsidR="00C346B0" w:rsidDel="006851F8">
          <w:rPr>
            <w:rFonts w:ascii="Bell MT" w:eastAsia="Times New Roman" w:hAnsi="Bell MT"/>
            <w:color w:val="000000"/>
          </w:rPr>
          <w:delText>F</w:delText>
        </w:r>
      </w:del>
      <w:r w:rsidR="00C346B0">
        <w:rPr>
          <w:rFonts w:ascii="Bell MT" w:eastAsia="Times New Roman" w:hAnsi="Bell MT"/>
          <w:color w:val="000000"/>
        </w:rPr>
        <w:t>inish the imp</w:t>
      </w:r>
      <w:r w:rsidR="00937307">
        <w:rPr>
          <w:rFonts w:ascii="Bell MT" w:eastAsia="Times New Roman" w:hAnsi="Bell MT"/>
          <w:color w:val="000000"/>
        </w:rPr>
        <w:t>lementation of the search bar</w:t>
      </w:r>
      <w:ins w:id="108" w:author="Yihui Fu" w:date="2015-11-06T11:16:00Z">
        <w:r w:rsidR="006851F8">
          <w:rPr>
            <w:rFonts w:ascii="Bell MT" w:eastAsia="Times New Roman" w:hAnsi="Bell MT"/>
            <w:color w:val="000000"/>
          </w:rPr>
          <w:t xml:space="preserve"> </w:t>
        </w:r>
      </w:ins>
      <w:del w:id="109" w:author="Yihui Fu" w:date="2015-11-06T11:16:00Z">
        <w:r w:rsidR="00666555" w:rsidDel="006851F8">
          <w:rPr>
            <w:rFonts w:ascii="Bell MT" w:eastAsia="Times New Roman" w:hAnsi="Bell MT"/>
            <w:color w:val="000000"/>
          </w:rPr>
          <w:delText xml:space="preserve">, </w:delText>
        </w:r>
      </w:del>
      <w:r w:rsidR="00666555">
        <w:rPr>
          <w:rFonts w:ascii="Bell MT" w:eastAsia="Times New Roman" w:hAnsi="Bell MT"/>
          <w:color w:val="000000"/>
        </w:rPr>
        <w:t>and the tagging of the website</w:t>
      </w:r>
      <w:r w:rsidR="00937307">
        <w:rPr>
          <w:rFonts w:ascii="Bell MT" w:eastAsia="Times New Roman" w:hAnsi="Bell MT"/>
          <w:color w:val="000000"/>
        </w:rPr>
        <w:t>.</w:t>
      </w:r>
      <w:r w:rsidR="00BA646F">
        <w:rPr>
          <w:rFonts w:ascii="Bell MT" w:eastAsia="Times New Roman" w:hAnsi="Bell MT"/>
          <w:color w:val="000000"/>
        </w:rPr>
        <w:t xml:space="preserve"> </w:t>
      </w:r>
      <w:commentRangeStart w:id="110"/>
      <w:r w:rsidR="00BA646F">
        <w:rPr>
          <w:rFonts w:ascii="Bell MT" w:eastAsia="Times New Roman" w:hAnsi="Bell MT"/>
          <w:color w:val="000000"/>
        </w:rPr>
        <w:t xml:space="preserve">We’re studying </w:t>
      </w:r>
      <w:commentRangeEnd w:id="110"/>
      <w:r w:rsidR="006851F8">
        <w:rPr>
          <w:rStyle w:val="CommentReference"/>
        </w:rPr>
        <w:commentReference w:id="110"/>
      </w:r>
      <w:r w:rsidR="00BA646F">
        <w:rPr>
          <w:rFonts w:ascii="Bell MT" w:eastAsia="Times New Roman" w:hAnsi="Bell MT"/>
          <w:color w:val="000000"/>
        </w:rPr>
        <w:t>the possibility of using HTML5 instead of XHTML</w:t>
      </w:r>
      <w:r w:rsidR="0013085A">
        <w:rPr>
          <w:rFonts w:ascii="Bell MT" w:eastAsia="Times New Roman" w:hAnsi="Bell MT"/>
          <w:color w:val="000000"/>
        </w:rPr>
        <w:t xml:space="preserve"> + DTD</w:t>
      </w:r>
      <w:r w:rsidR="00BA646F">
        <w:rPr>
          <w:rFonts w:ascii="Bell MT" w:eastAsia="Times New Roman" w:hAnsi="Bell MT"/>
          <w:color w:val="000000"/>
        </w:rPr>
        <w:t xml:space="preserve">, </w:t>
      </w:r>
      <w:r w:rsidR="005E524F">
        <w:rPr>
          <w:rFonts w:ascii="Bell MT" w:eastAsia="Times New Roman" w:hAnsi="Bell MT"/>
          <w:color w:val="000000"/>
        </w:rPr>
        <w:t>since</w:t>
      </w:r>
      <w:r w:rsidR="00BA646F">
        <w:rPr>
          <w:rFonts w:ascii="Bell MT" w:eastAsia="Times New Roman" w:hAnsi="Bell MT"/>
          <w:color w:val="000000"/>
        </w:rPr>
        <w:t xml:space="preserve"> HTML5 </w:t>
      </w:r>
      <w:r w:rsidR="00860819">
        <w:rPr>
          <w:rFonts w:ascii="Bell MT" w:eastAsia="Times New Roman" w:hAnsi="Bell MT"/>
          <w:color w:val="000000"/>
        </w:rPr>
        <w:t>performs better in</w:t>
      </w:r>
      <w:r w:rsidR="00BA646F">
        <w:rPr>
          <w:rFonts w:ascii="Bell MT" w:eastAsia="Times New Roman" w:hAnsi="Bell MT"/>
          <w:color w:val="000000"/>
        </w:rPr>
        <w:t xml:space="preserve"> mobile</w:t>
      </w:r>
      <w:r w:rsidR="00860819">
        <w:rPr>
          <w:rFonts w:ascii="Bell MT" w:eastAsia="Times New Roman" w:hAnsi="Bell MT"/>
          <w:color w:val="000000"/>
        </w:rPr>
        <w:t xml:space="preserve"> devices</w:t>
      </w:r>
      <w:r w:rsidR="00BA646F">
        <w:rPr>
          <w:rFonts w:ascii="Bell MT" w:eastAsia="Times New Roman" w:hAnsi="Bell MT"/>
          <w:color w:val="000000"/>
        </w:rPr>
        <w:t xml:space="preserve">, </w:t>
      </w:r>
      <w:commentRangeStart w:id="111"/>
      <w:r w:rsidR="00BA646F">
        <w:rPr>
          <w:rFonts w:ascii="Bell MT" w:eastAsia="Times New Roman" w:hAnsi="Bell MT"/>
          <w:color w:val="000000"/>
        </w:rPr>
        <w:t>despite being worse for eBook conversion</w:t>
      </w:r>
      <w:commentRangeEnd w:id="111"/>
      <w:r w:rsidR="006851F8">
        <w:rPr>
          <w:rStyle w:val="CommentReference"/>
        </w:rPr>
        <w:commentReference w:id="111"/>
      </w:r>
      <w:r w:rsidR="00BA646F">
        <w:rPr>
          <w:rFonts w:ascii="Bell MT" w:eastAsia="Times New Roman" w:hAnsi="Bell MT"/>
          <w:color w:val="000000"/>
        </w:rPr>
        <w:t xml:space="preserve">. </w:t>
      </w:r>
      <w:r w:rsidR="003376CA">
        <w:rPr>
          <w:rFonts w:ascii="Bell MT" w:eastAsia="Times New Roman" w:hAnsi="Bell MT"/>
          <w:color w:val="000000"/>
        </w:rPr>
        <w:t xml:space="preserve">And we’re </w:t>
      </w:r>
      <w:r w:rsidR="00FF48C1">
        <w:rPr>
          <w:rFonts w:ascii="Bell MT" w:eastAsia="Times New Roman" w:hAnsi="Bell MT"/>
          <w:color w:val="000000"/>
        </w:rPr>
        <w:t>going to enhance</w:t>
      </w:r>
      <w:r w:rsidR="003376CA">
        <w:rPr>
          <w:rFonts w:ascii="Bell MT" w:eastAsia="Times New Roman" w:hAnsi="Bell MT"/>
          <w:color w:val="000000"/>
        </w:rPr>
        <w:t xml:space="preserve"> the website </w:t>
      </w:r>
      <w:r w:rsidR="00FF48C1">
        <w:rPr>
          <w:rFonts w:ascii="Bell MT" w:eastAsia="Times New Roman" w:hAnsi="Bell MT"/>
          <w:color w:val="000000"/>
        </w:rPr>
        <w:t xml:space="preserve">interactivity </w:t>
      </w:r>
      <w:r w:rsidR="003376CA">
        <w:rPr>
          <w:rFonts w:ascii="Bell MT" w:eastAsia="Times New Roman" w:hAnsi="Bell MT"/>
          <w:color w:val="000000"/>
        </w:rPr>
        <w:t xml:space="preserve">based on </w:t>
      </w:r>
      <w:ins w:id="112" w:author="Yihui Fu" w:date="2015-11-06T11:46:00Z">
        <w:r w:rsidR="00DF1618">
          <w:rPr>
            <w:rFonts w:ascii="Bell MT" w:eastAsia="Times New Roman" w:hAnsi="Bell MT"/>
            <w:color w:val="000000"/>
          </w:rPr>
          <w:t>a new</w:t>
        </w:r>
      </w:ins>
      <w:ins w:id="113" w:author="Yihui Fu" w:date="2015-11-06T11:17:00Z">
        <w:r w:rsidR="006851F8">
          <w:rPr>
            <w:rFonts w:ascii="Bell MT" w:eastAsia="Times New Roman" w:hAnsi="Bell MT"/>
            <w:color w:val="000000"/>
          </w:rPr>
          <w:t xml:space="preserve"> round of </w:t>
        </w:r>
      </w:ins>
      <w:r w:rsidR="003376CA">
        <w:rPr>
          <w:rFonts w:ascii="Bell MT" w:eastAsia="Times New Roman" w:hAnsi="Bell MT"/>
          <w:color w:val="000000"/>
        </w:rPr>
        <w:t>user testing and client testing</w:t>
      </w:r>
      <w:ins w:id="114" w:author="Yihui Fu" w:date="2015-11-06T11:46:00Z">
        <w:r w:rsidR="00575E5C">
          <w:rPr>
            <w:rFonts w:ascii="Bell MT" w:eastAsia="Times New Roman" w:hAnsi="Bell MT"/>
            <w:color w:val="000000"/>
          </w:rPr>
          <w:t xml:space="preserve"> before the third iteration</w:t>
        </w:r>
      </w:ins>
      <w:r w:rsidR="003376CA">
        <w:rPr>
          <w:rFonts w:ascii="Bell MT" w:eastAsia="Times New Roman" w:hAnsi="Bell MT"/>
          <w:color w:val="000000"/>
        </w:rPr>
        <w:t xml:space="preserve">. </w:t>
      </w:r>
      <w:r w:rsidR="00AC657D">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sidR="00AC657D">
        <w:rPr>
          <w:rFonts w:ascii="Bell MT" w:eastAsia="Times New Roman" w:hAnsi="Bell MT"/>
          <w:color w:val="000000"/>
        </w:rPr>
        <w:t xml:space="preserve"> by </w:t>
      </w:r>
      <w:ins w:id="115" w:author="Yihui Fu" w:date="2015-11-06T11:18:00Z">
        <w:r w:rsidR="006851F8">
          <w:rPr>
            <w:rFonts w:ascii="Bell MT" w:eastAsia="Times New Roman" w:hAnsi="Bell MT"/>
            <w:color w:val="000000"/>
          </w:rPr>
          <w:t xml:space="preserve">the </w:t>
        </w:r>
      </w:ins>
      <w:r w:rsidR="00AC657D">
        <w:rPr>
          <w:rFonts w:ascii="Bell MT" w:eastAsia="Times New Roman" w:hAnsi="Bell MT"/>
          <w:color w:val="000000"/>
        </w:rPr>
        <w:t xml:space="preserve">third </w:t>
      </w:r>
      <w:r w:rsidR="00564E6E">
        <w:rPr>
          <w:rFonts w:ascii="Bell MT" w:eastAsia="Times New Roman" w:hAnsi="Bell MT"/>
          <w:color w:val="000000"/>
        </w:rPr>
        <w:t>iteration.</w:t>
      </w:r>
      <w:ins w:id="116" w:author="Yihui Fu" w:date="2015-11-06T11:44:00Z">
        <w:r w:rsidR="00DF1618">
          <w:rPr>
            <w:rFonts w:ascii="Bell MT" w:eastAsia="Times New Roman" w:hAnsi="Bell MT"/>
            <w:color w:val="000000"/>
          </w:rPr>
          <w:t xml:space="preserve"> </w:t>
        </w:r>
      </w:ins>
    </w:p>
    <w:p w14:paraId="079C8B14" w14:textId="0A02CFF5" w:rsidR="0099758E" w:rsidDel="00BA254C" w:rsidRDefault="0099758E" w:rsidP="00955BD8">
      <w:pPr>
        <w:pStyle w:val="Heading2"/>
        <w:jc w:val="both"/>
        <w:rPr>
          <w:del w:id="117" w:author="Yihui Fu" w:date="2015-11-06T11:46:00Z"/>
          <w:rFonts w:ascii="Bell MT" w:hAnsi="Bell MT"/>
          <w:lang w:eastAsia="zh-CN"/>
        </w:rPr>
      </w:pPr>
      <w:bookmarkStart w:id="118" w:name="_Toc434428589"/>
      <w:del w:id="119" w:author="Yihui Fu" w:date="2015-11-06T11:46:00Z">
        <w:r w:rsidDel="00BA254C">
          <w:rPr>
            <w:rFonts w:ascii="Bell MT" w:hAnsi="Bell MT"/>
            <w:lang w:eastAsia="zh-CN"/>
          </w:rPr>
          <w:delText>User Testing</w:delText>
        </w:r>
        <w:bookmarkEnd w:id="118"/>
      </w:del>
    </w:p>
    <w:p w14:paraId="1CAD45EE" w14:textId="77777777" w:rsidR="00BC13AE" w:rsidRDefault="00BC13AE" w:rsidP="00BC13AE">
      <w:pPr>
        <w:rPr>
          <w:lang w:eastAsia="zh-CN"/>
        </w:rPr>
      </w:pPr>
    </w:p>
    <w:p w14:paraId="146CD0CC" w14:textId="32AEBB7D" w:rsidR="009C0907" w:rsidDel="00AF3F03" w:rsidRDefault="00304877" w:rsidP="00EC1A5A">
      <w:pPr>
        <w:jc w:val="both"/>
        <w:rPr>
          <w:del w:id="120" w:author="Yihui Fu" w:date="2015-11-06T11:38:00Z"/>
          <w:rFonts w:ascii="Bell MT" w:eastAsia="Times New Roman" w:hAnsi="Bell MT"/>
          <w:color w:val="000000"/>
        </w:rPr>
      </w:pPr>
      <w:del w:id="121" w:author="Yihui Fu" w:date="2015-11-06T11:38:00Z">
        <w:r w:rsidDel="00AF3F03">
          <w:rPr>
            <w:rFonts w:ascii="Bell MT" w:eastAsia="Times New Roman" w:hAnsi="Bell MT"/>
            <w:color w:val="000000"/>
          </w:rPr>
          <w:lastRenderedPageBreak/>
          <w:delText>In the first iteration, the group implemented few pages of a mobile-friendly website</w:delText>
        </w:r>
        <w:r w:rsidR="00A471FA" w:rsidDel="00AF3F03">
          <w:rPr>
            <w:rFonts w:ascii="Bell MT" w:eastAsia="Times New Roman" w:hAnsi="Bell MT"/>
            <w:color w:val="000000"/>
          </w:rPr>
          <w:delText>, started the research in XHTML tags,</w:delText>
        </w:r>
        <w:r w:rsidDel="00AF3F03">
          <w:rPr>
            <w:rFonts w:ascii="Bell MT" w:eastAsia="Times New Roman" w:hAnsi="Bell MT"/>
            <w:color w:val="000000"/>
          </w:rPr>
          <w:delText xml:space="preserve"> and glanced over the conversion to ePub and PDF using calibre. To create interactivity, the team removed the &lt;iframes&gt; from the website and created a new expand-collapse panel </w:delText>
        </w:r>
      </w:del>
      <w:del w:id="122" w:author="Yihui Fu" w:date="2015-11-06T11:25:00Z">
        <w:r w:rsidDel="006851F8">
          <w:rPr>
            <w:rFonts w:ascii="Bell MT" w:eastAsia="Times New Roman" w:hAnsi="Bell MT"/>
            <w:color w:val="000000"/>
          </w:rPr>
          <w:delText>to replace them</w:delText>
        </w:r>
      </w:del>
      <w:del w:id="123" w:author="Yihui Fu" w:date="2015-11-06T11:38:00Z">
        <w:r w:rsidDel="00AF3F03">
          <w:rPr>
            <w:rFonts w:ascii="Bell MT" w:eastAsia="Times New Roman" w:hAnsi="Bell MT"/>
            <w:color w:val="000000"/>
          </w:rPr>
          <w:delText xml:space="preserve">. </w:delText>
        </w:r>
      </w:del>
    </w:p>
    <w:p w14:paraId="75B9F796" w14:textId="0F20977D" w:rsidR="006851F8" w:rsidDel="00AF3F03" w:rsidRDefault="006851F8" w:rsidP="00EC1A5A">
      <w:pPr>
        <w:jc w:val="both"/>
        <w:rPr>
          <w:del w:id="124" w:author="Yihui Fu" w:date="2015-11-06T11:38:00Z"/>
          <w:rFonts w:ascii="Bell MT" w:eastAsia="Times New Roman" w:hAnsi="Bell MT" w:hint="eastAsia"/>
          <w:color w:val="000000"/>
        </w:rPr>
      </w:pPr>
    </w:p>
    <w:p w14:paraId="3E6073CF" w14:textId="0D42E009" w:rsidR="00BC13AE" w:rsidRPr="0057424D" w:rsidDel="00AF3F03" w:rsidRDefault="00304877" w:rsidP="0057424D">
      <w:pPr>
        <w:jc w:val="both"/>
        <w:rPr>
          <w:del w:id="125" w:author="Yihui Fu" w:date="2015-11-06T11:38:00Z"/>
          <w:rFonts w:ascii="Bell MT" w:eastAsia="Times New Roman" w:hAnsi="Bell MT"/>
          <w:color w:val="000000"/>
        </w:rPr>
      </w:pPr>
      <w:del w:id="126" w:author="Yihui Fu" w:date="2015-11-06T11:38:00Z">
        <w:r w:rsidDel="00AF3F03">
          <w:rPr>
            <w:rFonts w:ascii="Bell MT" w:eastAsia="Times New Roman" w:hAnsi="Bell MT"/>
            <w:color w:val="000000"/>
          </w:rPr>
          <w:delText>In the second iteration, the group has analyzed the input from the client regarding the changes made in the website. The client was discontent with the expand-collapse feature</w:delText>
        </w:r>
        <w:r w:rsidR="001133E9" w:rsidDel="00AF3F03">
          <w:rPr>
            <w:rFonts w:ascii="Bell MT" w:eastAsia="Times New Roman" w:hAnsi="Bell MT"/>
            <w:color w:val="000000"/>
          </w:rPr>
          <w:delText>, the highlight color used for citation</w:delText>
        </w:r>
        <w:r w:rsidR="0010533B" w:rsidDel="00AF3F03">
          <w:rPr>
            <w:rFonts w:ascii="Bell MT" w:eastAsia="Times New Roman" w:hAnsi="Bell MT"/>
            <w:color w:val="000000"/>
          </w:rPr>
          <w:delText>,</w:delText>
        </w:r>
        <w:r w:rsidDel="00AF3F03">
          <w:rPr>
            <w:rFonts w:ascii="Bell MT" w:eastAsia="Times New Roman" w:hAnsi="Bell MT"/>
            <w:color w:val="000000"/>
          </w:rPr>
          <w:delText xml:space="preserve"> and the look on the links to expand the examples, </w:delText>
        </w:r>
        <w:r w:rsidR="0010533B" w:rsidDel="00AF3F03">
          <w:rPr>
            <w:rFonts w:ascii="Bell MT" w:eastAsia="Times New Roman" w:hAnsi="Bell MT"/>
            <w:color w:val="000000"/>
          </w:rPr>
          <w:delText>as a consequence</w:delText>
        </w:r>
        <w:r w:rsidDel="00AF3F03">
          <w:rPr>
            <w:rFonts w:ascii="Bell MT" w:eastAsia="Times New Roman" w:hAnsi="Bell MT"/>
            <w:color w:val="000000"/>
          </w:rPr>
          <w:delText>, we replaced them with popups with a button to display the examples</w:delText>
        </w:r>
        <w:r w:rsidR="00664784" w:rsidDel="00AF3F03">
          <w:rPr>
            <w:rFonts w:ascii="Bell MT" w:eastAsia="Times New Roman" w:hAnsi="Bell MT"/>
            <w:color w:val="000000"/>
          </w:rPr>
          <w:delText>,</w:delText>
        </w:r>
        <w:r w:rsidR="00B35E9B" w:rsidDel="00AF3F03">
          <w:rPr>
            <w:rFonts w:ascii="Bell MT" w:eastAsia="Times New Roman" w:hAnsi="Bell MT"/>
            <w:color w:val="000000"/>
          </w:rPr>
          <w:delText xml:space="preserve"> and </w:delText>
        </w:r>
        <w:r w:rsidR="009C0907" w:rsidDel="00AF3F03">
          <w:rPr>
            <w:rFonts w:ascii="Bell MT" w:eastAsia="Times New Roman" w:hAnsi="Bell MT"/>
            <w:color w:val="000000"/>
          </w:rPr>
          <w:delText xml:space="preserve">used a more vivid color </w:delText>
        </w:r>
        <w:r w:rsidR="00566B52" w:rsidDel="00AF3F03">
          <w:rPr>
            <w:rFonts w:ascii="Bell MT" w:eastAsia="Times New Roman" w:hAnsi="Bell MT"/>
            <w:color w:val="000000"/>
          </w:rPr>
          <w:delText>for the citation</w:delText>
        </w:r>
        <w:r w:rsidR="00C1650D" w:rsidDel="00AF3F03">
          <w:rPr>
            <w:rFonts w:ascii="Bell MT" w:eastAsia="Times New Roman" w:hAnsi="Bell MT"/>
            <w:color w:val="000000"/>
          </w:rPr>
          <w:delText>’</w:delText>
        </w:r>
        <w:r w:rsidR="00566B52" w:rsidDel="00AF3F03">
          <w:rPr>
            <w:rFonts w:ascii="Bell MT" w:eastAsia="Times New Roman" w:hAnsi="Bell MT"/>
            <w:color w:val="000000"/>
          </w:rPr>
          <w:delText>s highlighting</w:delText>
        </w:r>
        <w:r w:rsidR="00B35E9B" w:rsidDel="00AF3F03">
          <w:rPr>
            <w:rFonts w:ascii="Bell MT" w:eastAsia="Times New Roman" w:hAnsi="Bell MT"/>
            <w:color w:val="000000"/>
          </w:rPr>
          <w:delText>,</w:delText>
        </w:r>
        <w:r w:rsidR="00664784" w:rsidDel="00AF3F03">
          <w:rPr>
            <w:rFonts w:ascii="Bell MT" w:eastAsia="Times New Roman" w:hAnsi="Bell MT"/>
            <w:color w:val="000000"/>
          </w:rPr>
          <w:delText xml:space="preserve"> as required by the client</w:delText>
        </w:r>
        <w:r w:rsidDel="00AF3F03">
          <w:rPr>
            <w:rFonts w:ascii="Bell MT" w:eastAsia="Times New Roman" w:hAnsi="Bell MT"/>
            <w:color w:val="000000"/>
          </w:rPr>
          <w:delText>.</w:delText>
        </w:r>
        <w:r w:rsidR="00A471FA" w:rsidDel="00AF3F03">
          <w:rPr>
            <w:rFonts w:ascii="Bell MT" w:eastAsia="Times New Roman" w:hAnsi="Bell MT"/>
            <w:color w:val="000000"/>
          </w:rPr>
          <w:delText xml:space="preserve"> Also in this iteration, we modified </w:delText>
        </w:r>
        <w:r w:rsidR="00CD781A" w:rsidDel="00AF3F03">
          <w:rPr>
            <w:rFonts w:ascii="Bell MT" w:eastAsia="Times New Roman" w:hAnsi="Bell MT"/>
            <w:color w:val="000000"/>
          </w:rPr>
          <w:delText>a few of our</w:delText>
        </w:r>
        <w:r w:rsidR="00D41189" w:rsidDel="00AF3F03">
          <w:rPr>
            <w:rFonts w:ascii="Bell MT" w:eastAsia="Times New Roman" w:hAnsi="Bell MT"/>
            <w:color w:val="000000"/>
          </w:rPr>
          <w:delText xml:space="preserve"> previous </w:delText>
        </w:r>
        <w:r w:rsidR="00A471FA" w:rsidDel="00AF3F03">
          <w:rPr>
            <w:rFonts w:ascii="Bell MT" w:eastAsia="Times New Roman" w:hAnsi="Bell MT"/>
            <w:color w:val="000000"/>
          </w:rPr>
          <w:delText>XHTML tags</w:delText>
        </w:r>
        <w:r w:rsidR="00080E16" w:rsidDel="00AF3F03">
          <w:rPr>
            <w:rFonts w:ascii="Bell MT" w:eastAsia="Times New Roman" w:hAnsi="Bell MT"/>
            <w:color w:val="000000"/>
          </w:rPr>
          <w:delText>, after input from the Dr. Sylvia</w:delText>
        </w:r>
        <w:r w:rsidR="002410CC" w:rsidDel="00AF3F03">
          <w:rPr>
            <w:rFonts w:ascii="Bell MT" w:eastAsia="Times New Roman" w:hAnsi="Bell MT"/>
            <w:color w:val="000000"/>
          </w:rPr>
          <w:delText>,</w:delText>
        </w:r>
        <w:r w:rsidR="00D41189" w:rsidDel="00AF3F03">
          <w:rPr>
            <w:rFonts w:ascii="Bell MT" w:eastAsia="Times New Roman" w:hAnsi="Bell MT"/>
            <w:color w:val="000000"/>
          </w:rPr>
          <w:delText xml:space="preserve"> to make </w:delText>
        </w:r>
        <w:r w:rsidR="00E4364A" w:rsidDel="00AF3F03">
          <w:rPr>
            <w:rFonts w:ascii="Bell MT" w:eastAsia="Times New Roman" w:hAnsi="Bell MT"/>
            <w:color w:val="000000"/>
          </w:rPr>
          <w:delText xml:space="preserve">them </w:delText>
        </w:r>
        <w:r w:rsidR="00637FB8" w:rsidDel="00AF3F03">
          <w:rPr>
            <w:rFonts w:ascii="Bell MT" w:eastAsia="Times New Roman" w:hAnsi="Bell MT"/>
            <w:color w:val="000000"/>
          </w:rPr>
          <w:delText>easier</w:delText>
        </w:r>
        <w:r w:rsidR="00E4364A" w:rsidDel="00AF3F03">
          <w:rPr>
            <w:rFonts w:ascii="Bell MT" w:eastAsia="Times New Roman" w:hAnsi="Bell MT"/>
            <w:color w:val="000000"/>
          </w:rPr>
          <w:delText xml:space="preserve"> for future maintenance</w:delText>
        </w:r>
        <w:r w:rsidR="00CD781A" w:rsidDel="00AF3F03">
          <w:rPr>
            <w:rFonts w:ascii="Bell MT" w:eastAsia="Times New Roman" w:hAnsi="Bell MT"/>
            <w:color w:val="000000"/>
          </w:rPr>
          <w:delText xml:space="preserve">, and current implementation. </w:delText>
        </w:r>
        <w:r w:rsidR="00E4364A" w:rsidDel="00AF3F03">
          <w:rPr>
            <w:rFonts w:ascii="Bell MT" w:eastAsia="Times New Roman" w:hAnsi="Bell MT"/>
            <w:color w:val="000000"/>
          </w:rPr>
          <w:delText xml:space="preserve"> </w:delText>
        </w:r>
        <w:r w:rsidDel="00AF3F03">
          <w:rPr>
            <w:rFonts w:ascii="Bell MT" w:eastAsia="Times New Roman" w:hAnsi="Bell MT"/>
            <w:color w:val="000000"/>
          </w:rPr>
          <w:delText xml:space="preserve"> </w:delText>
        </w:r>
      </w:del>
    </w:p>
    <w:p w14:paraId="679DD5F0" w14:textId="77777777" w:rsidR="0016624B" w:rsidRDefault="00F34BF9" w:rsidP="00955BD8">
      <w:pPr>
        <w:pStyle w:val="Heading2"/>
        <w:jc w:val="both"/>
        <w:rPr>
          <w:rFonts w:ascii="Bell MT" w:hAnsi="Bell MT"/>
          <w:lang w:eastAsia="zh-CN"/>
        </w:rPr>
      </w:pPr>
      <w:bookmarkStart w:id="127" w:name="_Toc434428590"/>
      <w:r w:rsidRPr="00437839">
        <w:rPr>
          <w:rFonts w:ascii="Bell MT" w:hAnsi="Bell MT"/>
        </w:rPr>
        <w:t xml:space="preserve">Gantt </w:t>
      </w:r>
      <w:r w:rsidR="006004BF">
        <w:rPr>
          <w:rFonts w:ascii="Bell MT" w:hAnsi="Bell MT"/>
        </w:rPr>
        <w:t>Table &amp; Gantt Chart</w:t>
      </w:r>
      <w:bookmarkEnd w:id="127"/>
    </w:p>
    <w:p w14:paraId="7AE6987B" w14:textId="77777777" w:rsidR="00887016" w:rsidRDefault="00887016" w:rsidP="00955BD8">
      <w:pPr>
        <w:jc w:val="both"/>
        <w:rPr>
          <w:rFonts w:ascii="Bell MT" w:eastAsia="Times New Roman" w:hAnsi="Bell MT"/>
          <w:color w:val="000000"/>
        </w:rPr>
      </w:pPr>
    </w:p>
    <w:p w14:paraId="58DCC974" w14:textId="61BF337B" w:rsidR="0077345E" w:rsidRDefault="0077345E" w:rsidP="00955BD8">
      <w:pPr>
        <w:jc w:val="both"/>
        <w:rPr>
          <w:rFonts w:ascii="Bell MT" w:eastAsia="Times New Roman" w:hAnsi="Bell MT"/>
          <w:color w:val="000000"/>
        </w:rPr>
      </w:pPr>
      <w:r>
        <w:rPr>
          <w:rFonts w:ascii="Bell MT" w:eastAsia="Times New Roman" w:hAnsi="Bell MT"/>
          <w:color w:val="000000"/>
        </w:rPr>
        <w:t xml:space="preserve">The schedule as proposed in the feasibility study </w:t>
      </w:r>
      <w:ins w:id="128" w:author="Yihui Fu" w:date="2015-11-06T11:35:00Z">
        <w:r w:rsidR="00856780">
          <w:rPr>
            <w:rFonts w:ascii="Bell MT" w:eastAsia="Times New Roman" w:hAnsi="Bell MT"/>
            <w:color w:val="000000"/>
          </w:rPr>
          <w:t>has</w:t>
        </w:r>
      </w:ins>
      <w:del w:id="129" w:author="Yihui Fu" w:date="2015-11-06T11:35:00Z">
        <w:r w:rsidDel="00856780">
          <w:rPr>
            <w:rFonts w:ascii="Bell MT" w:eastAsia="Times New Roman" w:hAnsi="Bell MT"/>
            <w:color w:val="000000"/>
          </w:rPr>
          <w:delText>is</w:delText>
        </w:r>
      </w:del>
      <w:r>
        <w:rPr>
          <w:rFonts w:ascii="Bell MT" w:eastAsia="Times New Roman" w:hAnsi="Bell MT"/>
          <w:color w:val="000000"/>
        </w:rPr>
        <w:t xml:space="preserve"> </w:t>
      </w:r>
      <w:del w:id="130" w:author="Yihui Fu" w:date="2015-11-06T11:35:00Z">
        <w:r w:rsidDel="00856780">
          <w:rPr>
            <w:rFonts w:ascii="Bell MT" w:eastAsia="Times New Roman" w:hAnsi="Bell MT"/>
            <w:color w:val="000000"/>
          </w:rPr>
          <w:delText xml:space="preserve">slightly </w:delText>
        </w:r>
      </w:del>
      <w:r>
        <w:rPr>
          <w:rFonts w:ascii="Bell MT" w:eastAsia="Times New Roman" w:hAnsi="Bell MT"/>
          <w:color w:val="000000"/>
        </w:rPr>
        <w:t xml:space="preserve">been </w:t>
      </w:r>
      <w:ins w:id="131" w:author="Yihui Fu" w:date="2015-11-06T11:35:00Z">
        <w:r w:rsidR="00856780">
          <w:rPr>
            <w:rFonts w:ascii="Bell MT" w:eastAsia="Times New Roman" w:hAnsi="Bell MT"/>
            <w:color w:val="000000"/>
          </w:rPr>
          <w:t>slightly</w:t>
        </w:r>
        <w:r w:rsidR="00856780">
          <w:rPr>
            <w:rFonts w:ascii="Bell MT" w:eastAsia="Times New Roman" w:hAnsi="Bell MT"/>
            <w:color w:val="000000"/>
          </w:rPr>
          <w:t xml:space="preserve"> </w:t>
        </w:r>
      </w:ins>
      <w:r>
        <w:rPr>
          <w:rFonts w:ascii="Bell MT" w:eastAsia="Times New Roman" w:hAnsi="Bell MT"/>
          <w:color w:val="000000"/>
        </w:rPr>
        <w:t>changed. The Gantt table and Gantt Chart has been updated accordingly.</w:t>
      </w:r>
    </w:p>
    <w:p w14:paraId="343E6A6E" w14:textId="77777777" w:rsidR="008F4A70" w:rsidRDefault="008F4A70" w:rsidP="0077345E">
      <w:pPr>
        <w:rPr>
          <w:rFonts w:eastAsia="Times New Roman"/>
        </w:rPr>
      </w:pPr>
    </w:p>
    <w:p w14:paraId="3138B68E" w14:textId="33D0DADC" w:rsidR="00AF74E4" w:rsidRDefault="00836C7B" w:rsidP="006E0840">
      <w:pPr>
        <w:rPr>
          <w:rFonts w:ascii="Bell MT" w:eastAsiaTheme="majorEastAsia" w:hAnsi="Bell MT" w:cstheme="majorBidi"/>
          <w:b/>
          <w:bCs/>
          <w:smallCaps/>
          <w:color w:val="000000" w:themeColor="text1"/>
          <w:sz w:val="36"/>
          <w:szCs w:val="36"/>
          <w:lang w:eastAsia="zh-CN"/>
        </w:rPr>
      </w:pPr>
      <w:r>
        <w:rPr>
          <w:noProof/>
        </w:rPr>
        <w:drawing>
          <wp:inline distT="0" distB="0" distL="0" distR="0" wp14:anchorId="6E68E710" wp14:editId="4975330B">
            <wp:extent cx="5819775" cy="400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4000500"/>
                    </a:xfrm>
                    <a:prstGeom prst="rect">
                      <a:avLst/>
                    </a:prstGeom>
                  </pic:spPr>
                </pic:pic>
              </a:graphicData>
            </a:graphic>
          </wp:inline>
        </w:drawing>
      </w:r>
    </w:p>
    <w:p w14:paraId="513288DE" w14:textId="09ED8D37" w:rsidR="006A2071" w:rsidRDefault="006A2071" w:rsidP="006A2071">
      <w:pPr>
        <w:jc w:val="center"/>
        <w:rPr>
          <w:rFonts w:ascii="Bell MT" w:eastAsia="Times New Roman" w:hAnsi="Bell MT"/>
          <w:color w:val="000000"/>
        </w:rPr>
      </w:pPr>
      <w:r w:rsidRPr="008F4A70">
        <w:rPr>
          <w:rFonts w:ascii="Bell MT" w:eastAsia="Times New Roman" w:hAnsi="Bell MT"/>
          <w:color w:val="000000"/>
        </w:rPr>
        <w:t xml:space="preserve">Figure </w:t>
      </w:r>
      <w:r>
        <w:rPr>
          <w:rFonts w:ascii="Bell MT" w:eastAsia="Times New Roman" w:hAnsi="Bell MT"/>
          <w:color w:val="000000"/>
        </w:rPr>
        <w:t>8</w:t>
      </w:r>
      <w:r w:rsidR="005B146A">
        <w:rPr>
          <w:rFonts w:ascii="Bell MT" w:eastAsia="Times New Roman" w:hAnsi="Bell MT"/>
          <w:color w:val="000000"/>
        </w:rPr>
        <w:t>:</w:t>
      </w:r>
      <w:r w:rsidRPr="008F4A70">
        <w:rPr>
          <w:rFonts w:ascii="Bell MT" w:eastAsia="Times New Roman" w:hAnsi="Bell MT"/>
          <w:color w:val="000000"/>
        </w:rPr>
        <w:t xml:space="preserve"> Gantt Table</w:t>
      </w:r>
    </w:p>
    <w:p w14:paraId="4DD9E5BC" w14:textId="77777777" w:rsidR="00CF6080" w:rsidRDefault="00CF6080" w:rsidP="006A2071">
      <w:pPr>
        <w:jc w:val="center"/>
        <w:rPr>
          <w:rFonts w:ascii="Bell MT" w:eastAsia="Times New Roman" w:hAnsi="Bell MT"/>
          <w:color w:val="000000"/>
        </w:rPr>
      </w:pPr>
    </w:p>
    <w:p w14:paraId="3B4F485F" w14:textId="77777777" w:rsidR="00CF6080" w:rsidRDefault="00CF6080" w:rsidP="006A2071">
      <w:pPr>
        <w:jc w:val="center"/>
        <w:rPr>
          <w:rFonts w:ascii="Bell MT" w:eastAsia="Times New Roman" w:hAnsi="Bell MT"/>
          <w:color w:val="000000"/>
        </w:rPr>
      </w:pPr>
    </w:p>
    <w:p w14:paraId="6B982DA4" w14:textId="77777777" w:rsidR="00CF6080" w:rsidRDefault="00CF6080" w:rsidP="006A2071">
      <w:pPr>
        <w:jc w:val="center"/>
        <w:rPr>
          <w:rFonts w:ascii="Bell MT" w:eastAsia="Times New Roman" w:hAnsi="Bell MT"/>
          <w:color w:val="000000"/>
        </w:rPr>
      </w:pPr>
    </w:p>
    <w:p w14:paraId="481BD135" w14:textId="1D93C604" w:rsidR="00CF6080" w:rsidRPr="008F4A70" w:rsidRDefault="00CF6080" w:rsidP="006A2071">
      <w:pPr>
        <w:jc w:val="center"/>
        <w:rPr>
          <w:rFonts w:ascii="Bell MT" w:eastAsia="Times New Roman" w:hAnsi="Bell MT"/>
          <w:color w:val="000000"/>
        </w:rPr>
      </w:pPr>
      <w:r>
        <w:rPr>
          <w:rFonts w:ascii="Bell MT" w:eastAsia="Times New Roman" w:hAnsi="Bell MT"/>
          <w:color w:val="000000"/>
        </w:rPr>
        <w:t>Figure 9: Gantt Chart</w:t>
      </w: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66765944"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5511A8C3" wp14:editId="52C72FB6">
            <wp:extent cx="6341182" cy="1600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1.PNG"/>
                    <pic:cNvPicPr/>
                  </pic:nvPicPr>
                  <pic:blipFill>
                    <a:blip r:embed="rId30">
                      <a:extLst>
                        <a:ext uri="{28A0092B-C50C-407E-A947-70E740481C1C}">
                          <a14:useLocalDpi xmlns:a14="http://schemas.microsoft.com/office/drawing/2010/main" val="0"/>
                        </a:ext>
                      </a:extLst>
                    </a:blip>
                    <a:stretch>
                      <a:fillRect/>
                    </a:stretch>
                  </pic:blipFill>
                  <pic:spPr>
                    <a:xfrm>
                      <a:off x="0" y="0"/>
                      <a:ext cx="6356077" cy="1603959"/>
                    </a:xfrm>
                    <a:prstGeom prst="rect">
                      <a:avLst/>
                    </a:prstGeom>
                  </pic:spPr>
                </pic:pic>
              </a:graphicData>
            </a:graphic>
          </wp:inline>
        </w:drawing>
      </w:r>
    </w:p>
    <w:p w14:paraId="65501F9E" w14:textId="77777777" w:rsidR="00CF6080" w:rsidRPr="00A2238F" w:rsidRDefault="00CF6080" w:rsidP="006E0840">
      <w:pPr>
        <w:rPr>
          <w:rFonts w:eastAsiaTheme="majorEastAsia"/>
          <w:bCs/>
          <w:smallCaps/>
          <w:color w:val="000000" w:themeColor="text1"/>
          <w:sz w:val="36"/>
          <w:szCs w:val="36"/>
          <w:lang w:eastAsia="zh-CN"/>
        </w:rPr>
      </w:pPr>
    </w:p>
    <w:p w14:paraId="1A158CB8"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692936D5" wp14:editId="45ABAF71">
            <wp:extent cx="5410955" cy="1943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Gantt2.png"/>
                    <pic:cNvPicPr/>
                  </pic:nvPicPr>
                  <pic:blipFill>
                    <a:blip r:embed="rId31">
                      <a:extLst>
                        <a:ext uri="{28A0092B-C50C-407E-A947-70E740481C1C}">
                          <a14:useLocalDpi xmlns:a14="http://schemas.microsoft.com/office/drawing/2010/main" val="0"/>
                        </a:ext>
                      </a:extLst>
                    </a:blip>
                    <a:stretch>
                      <a:fillRect/>
                    </a:stretch>
                  </pic:blipFill>
                  <pic:spPr>
                    <a:xfrm>
                      <a:off x="0" y="0"/>
                      <a:ext cx="5410955" cy="1943371"/>
                    </a:xfrm>
                    <a:prstGeom prst="rect">
                      <a:avLst/>
                    </a:prstGeom>
                  </pic:spPr>
                </pic:pic>
              </a:graphicData>
            </a:graphic>
          </wp:inline>
        </w:drawing>
      </w:r>
    </w:p>
    <w:p w14:paraId="099CACF1" w14:textId="77777777" w:rsidR="00287C94" w:rsidRDefault="00287C94" w:rsidP="006E0840">
      <w:pPr>
        <w:rPr>
          <w:rFonts w:ascii="Bell MT" w:eastAsiaTheme="majorEastAsia" w:hAnsi="Bell MT" w:cstheme="majorBidi"/>
          <w:b/>
          <w:bCs/>
          <w:smallCaps/>
          <w:color w:val="000000" w:themeColor="text1"/>
          <w:sz w:val="36"/>
          <w:szCs w:val="36"/>
          <w:lang w:eastAsia="zh-CN"/>
        </w:rPr>
      </w:pPr>
    </w:p>
    <w:p w14:paraId="428C6018" w14:textId="4AEA82A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6E5973C3" wp14:editId="63EBE79A">
            <wp:extent cx="6232594" cy="2033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Gantt3.png"/>
                    <pic:cNvPicPr/>
                  </pic:nvPicPr>
                  <pic:blipFill>
                    <a:blip r:embed="rId32">
                      <a:extLst>
                        <a:ext uri="{28A0092B-C50C-407E-A947-70E740481C1C}">
                          <a14:useLocalDpi xmlns:a14="http://schemas.microsoft.com/office/drawing/2010/main" val="0"/>
                        </a:ext>
                      </a:extLst>
                    </a:blip>
                    <a:stretch>
                      <a:fillRect/>
                    </a:stretch>
                  </pic:blipFill>
                  <pic:spPr>
                    <a:xfrm>
                      <a:off x="0" y="0"/>
                      <a:ext cx="6254471" cy="2040701"/>
                    </a:xfrm>
                    <a:prstGeom prst="rect">
                      <a:avLst/>
                    </a:prstGeom>
                  </pic:spPr>
                </pic:pic>
              </a:graphicData>
            </a:graphic>
          </wp:inline>
        </w:drawing>
      </w:r>
      <w:bookmarkStart w:id="132" w:name="_GoBack"/>
      <w:bookmarkEnd w:id="132"/>
    </w:p>
    <w:p w14:paraId="5C54AE9A" w14:textId="7625DB87" w:rsidR="00836C7B" w:rsidRPr="0077345E" w:rsidRDefault="000D1707" w:rsidP="000D1707">
      <w:pPr>
        <w:spacing w:after="160" w:line="259" w:lineRule="auto"/>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color w:val="000000" w:themeColor="text1"/>
          <w:sz w:val="36"/>
          <w:szCs w:val="36"/>
          <w:lang w:eastAsia="zh-CN"/>
        </w:rPr>
        <w:br w:type="page"/>
      </w:r>
      <w:r w:rsidR="00484B30" w:rsidRPr="008F4A70">
        <w:rPr>
          <w:rFonts w:ascii="Bell MT" w:eastAsia="Times New Roman" w:hAnsi="Bell MT"/>
          <w:color w:val="000000"/>
        </w:rPr>
        <w:lastRenderedPageBreak/>
        <w:t>Figure</w:t>
      </w:r>
      <w:r w:rsidR="00484B30">
        <w:rPr>
          <w:rFonts w:ascii="Bell MT" w:eastAsia="Times New Roman" w:hAnsi="Bell MT"/>
          <w:color w:val="000000"/>
        </w:rPr>
        <w:t xml:space="preserve"> 9:</w:t>
      </w:r>
      <w:r w:rsidR="00484B30" w:rsidRPr="008F4A70">
        <w:rPr>
          <w:rFonts w:ascii="Bell MT" w:eastAsia="Times New Roman" w:hAnsi="Bell MT"/>
          <w:color w:val="000000"/>
        </w:rPr>
        <w:t xml:space="preserve"> </w:t>
      </w:r>
      <w:r w:rsidR="00484B30">
        <w:rPr>
          <w:rFonts w:ascii="Bell MT" w:eastAsia="Times New Roman" w:hAnsi="Bell MT"/>
          <w:color w:val="000000"/>
        </w:rPr>
        <w:t xml:space="preserve">Gantt </w:t>
      </w:r>
      <w:commentRangeStart w:id="133"/>
      <w:r w:rsidR="00484B30">
        <w:rPr>
          <w:rFonts w:ascii="Bell MT" w:eastAsia="Times New Roman" w:hAnsi="Bell MT"/>
          <w:color w:val="000000"/>
        </w:rPr>
        <w:t>Chart</w:t>
      </w:r>
      <w:commentRangeEnd w:id="133"/>
      <w:r w:rsidR="008753E1">
        <w:rPr>
          <w:rStyle w:val="CommentReference"/>
        </w:rPr>
        <w:commentReference w:id="133"/>
      </w:r>
      <w:r>
        <w:rPr>
          <w:rFonts w:ascii="Bell MT" w:eastAsiaTheme="majorEastAsia" w:hAnsi="Bell MT" w:cstheme="majorBidi"/>
          <w:b/>
          <w:bCs/>
          <w:smallCaps/>
          <w:noProof/>
          <w:color w:val="000000" w:themeColor="text1"/>
          <w:sz w:val="36"/>
          <w:szCs w:val="36"/>
        </w:rPr>
        <w:drawing>
          <wp:inline distT="0" distB="0" distL="0" distR="0" wp14:anchorId="78EBDD63" wp14:editId="7A2EA6DA">
            <wp:extent cx="7699750" cy="5353502"/>
            <wp:effectExtent l="0" t="7937" r="7937" b="793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Chart-Final.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742145" cy="5382978"/>
                    </a:xfrm>
                    <a:prstGeom prst="rect">
                      <a:avLst/>
                    </a:prstGeom>
                  </pic:spPr>
                </pic:pic>
              </a:graphicData>
            </a:graphic>
          </wp:inline>
        </w:drawing>
      </w:r>
    </w:p>
    <w:sectPr w:rsidR="00836C7B" w:rsidRPr="0077345E" w:rsidSect="00CB069D">
      <w:headerReference w:type="first" r:id="rId34"/>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Devi Snigdha Muppala" w:date="2015-11-05T23:23:00Z" w:initials="DSM">
    <w:p w14:paraId="23951F5E" w14:textId="17C4FB41" w:rsidR="00FB778E" w:rsidRDefault="00FB778E">
      <w:pPr>
        <w:pStyle w:val="CommentText"/>
      </w:pPr>
      <w:r>
        <w:rPr>
          <w:rStyle w:val="CommentReference"/>
        </w:rPr>
        <w:annotationRef/>
      </w:r>
      <w:r>
        <w:t>We have to remove this.</w:t>
      </w:r>
    </w:p>
  </w:comment>
  <w:comment w:id="59" w:author="Yihui Fu" w:date="2015-11-06T11:34:00Z" w:initials="YF">
    <w:p w14:paraId="0E6F0AE2" w14:textId="77777777" w:rsidR="00AF3F03" w:rsidRDefault="00AF3F03" w:rsidP="00AF3F03">
      <w:pPr>
        <w:pStyle w:val="CommentText"/>
        <w:rPr>
          <w:rFonts w:hint="eastAsia"/>
        </w:rPr>
      </w:pPr>
      <w:r>
        <w:rPr>
          <w:rStyle w:val="CommentReference"/>
        </w:rPr>
        <w:annotationRef/>
      </w:r>
      <w:r>
        <w:t xml:space="preserve">Should </w:t>
      </w:r>
      <w:r>
        <w:rPr>
          <w:rFonts w:hint="eastAsia"/>
        </w:rPr>
        <w:t>we mention this?</w:t>
      </w:r>
    </w:p>
  </w:comment>
  <w:comment w:id="110" w:author="Yihui Fu" w:date="2015-11-06T11:16:00Z" w:initials="YF">
    <w:p w14:paraId="5A2277A7" w14:textId="4BEECA67" w:rsidR="006851F8" w:rsidRDefault="006851F8">
      <w:pPr>
        <w:pStyle w:val="CommentText"/>
        <w:rPr>
          <w:rFonts w:hint="eastAsia"/>
        </w:rPr>
      </w:pPr>
      <w:r>
        <w:rPr>
          <w:rStyle w:val="CommentReference"/>
        </w:rPr>
        <w:annotationRef/>
      </w:r>
      <w:r>
        <w:t>In the presentation we mentioned we decided to use HTML5 instead of XHTML, so probably we shouldn’</w:t>
      </w:r>
      <w:r>
        <w:rPr>
          <w:rFonts w:hint="eastAsia"/>
        </w:rPr>
        <w:t xml:space="preserve">t say </w:t>
      </w:r>
      <w:r>
        <w:t>“</w:t>
      </w:r>
      <w:r>
        <w:rPr>
          <w:rFonts w:hint="eastAsia"/>
        </w:rPr>
        <w:t>we are studying</w:t>
      </w:r>
      <w:r>
        <w:t>”</w:t>
      </w:r>
      <w:r>
        <w:rPr>
          <w:rFonts w:hint="eastAsia"/>
        </w:rPr>
        <w:t>?</w:t>
      </w:r>
    </w:p>
  </w:comment>
  <w:comment w:id="111" w:author="Yihui Fu" w:date="2015-11-06T11:17:00Z" w:initials="YF">
    <w:p w14:paraId="22D7A9C3" w14:textId="5D5777E1" w:rsidR="006851F8" w:rsidRDefault="006851F8">
      <w:pPr>
        <w:pStyle w:val="CommentText"/>
      </w:pPr>
      <w:r>
        <w:rPr>
          <w:rStyle w:val="CommentReference"/>
        </w:rPr>
        <w:annotationRef/>
      </w:r>
      <w:r>
        <w:t>Sounds depressive</w:t>
      </w:r>
    </w:p>
  </w:comment>
  <w:comment w:id="133" w:author="Devi Snigdha Muppala" w:date="2015-11-06T00:18:00Z" w:initials="DSM">
    <w:p w14:paraId="35C12F7D" w14:textId="1F8EF9E5" w:rsidR="00FB778E" w:rsidRDefault="00FB778E">
      <w:pPr>
        <w:pStyle w:val="CommentText"/>
      </w:pPr>
      <w:r>
        <w:rPr>
          <w:rStyle w:val="CommentReference"/>
        </w:rPr>
        <w:annotationRef/>
      </w:r>
      <w:r>
        <w:t>Not sure if I have to add three broken pieces or one picture. Added both as of now, please delete whichever doesn’t look good.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951F5E" w15:done="0"/>
  <w15:commentEx w15:paraId="0E6F0AE2" w15:done="0"/>
  <w15:commentEx w15:paraId="5A2277A7" w15:done="0"/>
  <w15:commentEx w15:paraId="22D7A9C3" w15:done="0"/>
  <w15:commentEx w15:paraId="35C12F7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5C04E" w14:textId="77777777" w:rsidR="00DE0116" w:rsidRDefault="00DE0116" w:rsidP="004A3975">
      <w:r>
        <w:separator/>
      </w:r>
    </w:p>
  </w:endnote>
  <w:endnote w:type="continuationSeparator" w:id="0">
    <w:p w14:paraId="0450F9C8" w14:textId="77777777" w:rsidR="00DE0116" w:rsidRDefault="00DE0116"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Bell MT">
    <w:panose1 w:val="020205030603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FB778E" w:rsidRDefault="00FB778E"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FB778E" w:rsidRDefault="00FB778E" w:rsidP="00CB06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FB778E" w:rsidRDefault="00FB778E"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254C">
      <w:rPr>
        <w:rStyle w:val="PageNumber"/>
        <w:noProof/>
      </w:rPr>
      <w:t>20</w:t>
    </w:r>
    <w:r>
      <w:rPr>
        <w:rStyle w:val="PageNumber"/>
      </w:rPr>
      <w:fldChar w:fldCharType="end"/>
    </w:r>
  </w:p>
  <w:p w14:paraId="7C860184" w14:textId="77777777" w:rsidR="00FB778E" w:rsidRDefault="00FB778E" w:rsidP="00CB069D">
    <w:pPr>
      <w:pStyle w:val="Footer"/>
      <w:ind w:right="360"/>
      <w:jc w:val="right"/>
    </w:pPr>
  </w:p>
  <w:p w14:paraId="3BF50D8E" w14:textId="77777777" w:rsidR="00FB778E" w:rsidRDefault="00FB778E" w:rsidP="00282B0B">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FB778E" w:rsidRDefault="00FB77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81A29" w14:textId="77777777" w:rsidR="00DE0116" w:rsidRDefault="00DE0116" w:rsidP="004A3975">
      <w:r>
        <w:separator/>
      </w:r>
    </w:p>
  </w:footnote>
  <w:footnote w:type="continuationSeparator" w:id="0">
    <w:p w14:paraId="2B0835DF" w14:textId="77777777" w:rsidR="00DE0116" w:rsidRDefault="00DE0116" w:rsidP="004A39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FB778E" w:rsidRDefault="00FB778E" w:rsidP="00C47587">
    <w:pPr>
      <w:pStyle w:val="Header"/>
      <w:tabs>
        <w:tab w:val="left" w:pos="1480"/>
      </w:tabs>
    </w:pPr>
    <w:r>
      <w:tab/>
    </w:r>
    <w:r>
      <w:tab/>
    </w:r>
  </w:p>
  <w:p w14:paraId="780F8582" w14:textId="77777777" w:rsidR="00FB778E" w:rsidRDefault="00FB778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FB778E" w:rsidRDefault="00FB778E" w:rsidP="00C47587">
    <w:pPr>
      <w:pStyle w:val="Header"/>
      <w:tabs>
        <w:tab w:val="left" w:pos="1480"/>
      </w:tabs>
    </w:pPr>
    <w:r>
      <w:tab/>
    </w:r>
    <w:r>
      <w:tab/>
    </w:r>
  </w:p>
  <w:p w14:paraId="432A2057" w14:textId="77777777" w:rsidR="00FB778E" w:rsidRDefault="00FB778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034DBF"/>
    <w:multiLevelType w:val="hybridMultilevel"/>
    <w:tmpl w:val="BC26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30"/>
  </w:num>
  <w:num w:numId="15">
    <w:abstractNumId w:val="16"/>
  </w:num>
  <w:num w:numId="16">
    <w:abstractNumId w:val="27"/>
  </w:num>
  <w:num w:numId="17">
    <w:abstractNumId w:val="21"/>
  </w:num>
  <w:num w:numId="18">
    <w:abstractNumId w:val="25"/>
  </w:num>
  <w:num w:numId="19">
    <w:abstractNumId w:val="26"/>
  </w:num>
  <w:num w:numId="20">
    <w:abstractNumId w:val="4"/>
  </w:num>
  <w:num w:numId="21">
    <w:abstractNumId w:val="5"/>
  </w:num>
  <w:num w:numId="22">
    <w:abstractNumId w:val="5"/>
  </w:num>
  <w:num w:numId="23">
    <w:abstractNumId w:val="5"/>
  </w:num>
  <w:num w:numId="24">
    <w:abstractNumId w:val="20"/>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9"/>
  </w:num>
  <w:num w:numId="33">
    <w:abstractNumId w:val="13"/>
  </w:num>
  <w:num w:numId="34">
    <w:abstractNumId w:val="23"/>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2"/>
  </w:num>
  <w:num w:numId="45">
    <w:abstractNumId w:val="17"/>
  </w:num>
  <w:num w:numId="46">
    <w:abstractNumId w:val="10"/>
  </w:num>
  <w:num w:numId="47">
    <w:abstractNumId w:val="24"/>
  </w:num>
  <w:num w:numId="48">
    <w:abstractNumId w:val="15"/>
  </w:num>
  <w:num w:numId="49">
    <w:abstractNumId w:val="28"/>
  </w:num>
  <w:num w:numId="50">
    <w:abstractNumId w:val="1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vi Snigdha Muppala">
    <w15:presenceInfo w15:providerId="Windows Live" w15:userId="ee8bec6085a89f58"/>
  </w15:person>
  <w15:person w15:author="Yihui Fu">
    <w15:presenceInfo w15:providerId="None" w15:userId="Yihui F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4E72"/>
    <w:rsid w:val="0006649B"/>
    <w:rsid w:val="0006679B"/>
    <w:rsid w:val="00073124"/>
    <w:rsid w:val="00080050"/>
    <w:rsid w:val="00080E16"/>
    <w:rsid w:val="00090D4E"/>
    <w:rsid w:val="00090E10"/>
    <w:rsid w:val="00095DF5"/>
    <w:rsid w:val="000A015C"/>
    <w:rsid w:val="000D1707"/>
    <w:rsid w:val="000E4A00"/>
    <w:rsid w:val="000F234F"/>
    <w:rsid w:val="0010533B"/>
    <w:rsid w:val="001053B9"/>
    <w:rsid w:val="001133E9"/>
    <w:rsid w:val="0013085A"/>
    <w:rsid w:val="001427E9"/>
    <w:rsid w:val="001579B0"/>
    <w:rsid w:val="001642E5"/>
    <w:rsid w:val="00164EA9"/>
    <w:rsid w:val="0016624B"/>
    <w:rsid w:val="00166BED"/>
    <w:rsid w:val="00175F29"/>
    <w:rsid w:val="001847BA"/>
    <w:rsid w:val="001A5025"/>
    <w:rsid w:val="001A5FC0"/>
    <w:rsid w:val="001B3EFB"/>
    <w:rsid w:val="001B7F3D"/>
    <w:rsid w:val="001C0B94"/>
    <w:rsid w:val="001C5DAC"/>
    <w:rsid w:val="001D3102"/>
    <w:rsid w:val="001D5E54"/>
    <w:rsid w:val="001D77E6"/>
    <w:rsid w:val="001D7A09"/>
    <w:rsid w:val="001E7154"/>
    <w:rsid w:val="001F3D17"/>
    <w:rsid w:val="00200ACC"/>
    <w:rsid w:val="00225FAF"/>
    <w:rsid w:val="00233C95"/>
    <w:rsid w:val="002368A8"/>
    <w:rsid w:val="002410CC"/>
    <w:rsid w:val="0025432D"/>
    <w:rsid w:val="00255443"/>
    <w:rsid w:val="0026376D"/>
    <w:rsid w:val="00280489"/>
    <w:rsid w:val="00282B0B"/>
    <w:rsid w:val="0028485C"/>
    <w:rsid w:val="00287C94"/>
    <w:rsid w:val="00292211"/>
    <w:rsid w:val="002934C3"/>
    <w:rsid w:val="00297A43"/>
    <w:rsid w:val="002A3E6D"/>
    <w:rsid w:val="002B6D0B"/>
    <w:rsid w:val="002C01ED"/>
    <w:rsid w:val="002C11C7"/>
    <w:rsid w:val="002D38B5"/>
    <w:rsid w:val="003024A4"/>
    <w:rsid w:val="003026C0"/>
    <w:rsid w:val="00304040"/>
    <w:rsid w:val="00304877"/>
    <w:rsid w:val="00317617"/>
    <w:rsid w:val="00323F12"/>
    <w:rsid w:val="003330BC"/>
    <w:rsid w:val="0033517C"/>
    <w:rsid w:val="00336DEF"/>
    <w:rsid w:val="003376CA"/>
    <w:rsid w:val="0035081A"/>
    <w:rsid w:val="00350945"/>
    <w:rsid w:val="003625FF"/>
    <w:rsid w:val="00370243"/>
    <w:rsid w:val="0038042C"/>
    <w:rsid w:val="00386FD4"/>
    <w:rsid w:val="003A1CB0"/>
    <w:rsid w:val="003A29C6"/>
    <w:rsid w:val="003A3130"/>
    <w:rsid w:val="003E1AEC"/>
    <w:rsid w:val="003E3AF6"/>
    <w:rsid w:val="003E7C96"/>
    <w:rsid w:val="004233A2"/>
    <w:rsid w:val="00426ACC"/>
    <w:rsid w:val="0043296C"/>
    <w:rsid w:val="00437839"/>
    <w:rsid w:val="00437E01"/>
    <w:rsid w:val="0044059E"/>
    <w:rsid w:val="004506A2"/>
    <w:rsid w:val="004559A1"/>
    <w:rsid w:val="004705A1"/>
    <w:rsid w:val="00470AA5"/>
    <w:rsid w:val="00476E5E"/>
    <w:rsid w:val="00484B30"/>
    <w:rsid w:val="004A3975"/>
    <w:rsid w:val="004B4DCC"/>
    <w:rsid w:val="004D26E5"/>
    <w:rsid w:val="004D4189"/>
    <w:rsid w:val="004F2DB6"/>
    <w:rsid w:val="00504E8A"/>
    <w:rsid w:val="005070CE"/>
    <w:rsid w:val="00512FDD"/>
    <w:rsid w:val="00513C3A"/>
    <w:rsid w:val="00531F61"/>
    <w:rsid w:val="00534804"/>
    <w:rsid w:val="00536427"/>
    <w:rsid w:val="00537AB1"/>
    <w:rsid w:val="00557C8B"/>
    <w:rsid w:val="00560892"/>
    <w:rsid w:val="00564E6E"/>
    <w:rsid w:val="00566B52"/>
    <w:rsid w:val="0057424D"/>
    <w:rsid w:val="00575E5C"/>
    <w:rsid w:val="005841B3"/>
    <w:rsid w:val="00590491"/>
    <w:rsid w:val="00594C57"/>
    <w:rsid w:val="005A583E"/>
    <w:rsid w:val="005B146A"/>
    <w:rsid w:val="005C2C8D"/>
    <w:rsid w:val="005C5475"/>
    <w:rsid w:val="005D2D12"/>
    <w:rsid w:val="005E01D9"/>
    <w:rsid w:val="005E0CBA"/>
    <w:rsid w:val="005E524F"/>
    <w:rsid w:val="005E604B"/>
    <w:rsid w:val="006004BF"/>
    <w:rsid w:val="00603715"/>
    <w:rsid w:val="00605AE9"/>
    <w:rsid w:val="006062EA"/>
    <w:rsid w:val="00612338"/>
    <w:rsid w:val="00622BBE"/>
    <w:rsid w:val="00623638"/>
    <w:rsid w:val="00623A12"/>
    <w:rsid w:val="006263D1"/>
    <w:rsid w:val="00637FB8"/>
    <w:rsid w:val="00640E0E"/>
    <w:rsid w:val="0064347E"/>
    <w:rsid w:val="00663B39"/>
    <w:rsid w:val="00664784"/>
    <w:rsid w:val="00666555"/>
    <w:rsid w:val="00672A2B"/>
    <w:rsid w:val="006851F8"/>
    <w:rsid w:val="00692826"/>
    <w:rsid w:val="00692981"/>
    <w:rsid w:val="006A201E"/>
    <w:rsid w:val="006A2071"/>
    <w:rsid w:val="006C016B"/>
    <w:rsid w:val="006C191E"/>
    <w:rsid w:val="006E0840"/>
    <w:rsid w:val="006E2EF5"/>
    <w:rsid w:val="006E71B8"/>
    <w:rsid w:val="00704F3A"/>
    <w:rsid w:val="00725BCB"/>
    <w:rsid w:val="00743FAD"/>
    <w:rsid w:val="00744913"/>
    <w:rsid w:val="007455F5"/>
    <w:rsid w:val="00767922"/>
    <w:rsid w:val="0077345E"/>
    <w:rsid w:val="007B2B21"/>
    <w:rsid w:val="007E25EB"/>
    <w:rsid w:val="007F38CD"/>
    <w:rsid w:val="007F66F6"/>
    <w:rsid w:val="00810945"/>
    <w:rsid w:val="0081195B"/>
    <w:rsid w:val="008168F9"/>
    <w:rsid w:val="00825DA3"/>
    <w:rsid w:val="008269DD"/>
    <w:rsid w:val="00832747"/>
    <w:rsid w:val="00836C7B"/>
    <w:rsid w:val="008430A9"/>
    <w:rsid w:val="00847034"/>
    <w:rsid w:val="00850CE3"/>
    <w:rsid w:val="00856780"/>
    <w:rsid w:val="00860819"/>
    <w:rsid w:val="00864A5E"/>
    <w:rsid w:val="00864FCC"/>
    <w:rsid w:val="008753E1"/>
    <w:rsid w:val="00886E4B"/>
    <w:rsid w:val="00887016"/>
    <w:rsid w:val="008D188A"/>
    <w:rsid w:val="008E6DB6"/>
    <w:rsid w:val="008F076F"/>
    <w:rsid w:val="008F4A70"/>
    <w:rsid w:val="00906426"/>
    <w:rsid w:val="009135F1"/>
    <w:rsid w:val="009151F3"/>
    <w:rsid w:val="00922526"/>
    <w:rsid w:val="00937307"/>
    <w:rsid w:val="00955BD8"/>
    <w:rsid w:val="00970F96"/>
    <w:rsid w:val="00976183"/>
    <w:rsid w:val="00983A89"/>
    <w:rsid w:val="00985EFA"/>
    <w:rsid w:val="00992CB9"/>
    <w:rsid w:val="0099758E"/>
    <w:rsid w:val="009A3067"/>
    <w:rsid w:val="009B2BB4"/>
    <w:rsid w:val="009B6BC7"/>
    <w:rsid w:val="009C067A"/>
    <w:rsid w:val="009C0907"/>
    <w:rsid w:val="009C0A37"/>
    <w:rsid w:val="009D3FDF"/>
    <w:rsid w:val="009F5CB6"/>
    <w:rsid w:val="009F70FD"/>
    <w:rsid w:val="00A12A08"/>
    <w:rsid w:val="00A130FD"/>
    <w:rsid w:val="00A2238F"/>
    <w:rsid w:val="00A240EF"/>
    <w:rsid w:val="00A2576E"/>
    <w:rsid w:val="00A279AF"/>
    <w:rsid w:val="00A330EE"/>
    <w:rsid w:val="00A471FA"/>
    <w:rsid w:val="00A51B7C"/>
    <w:rsid w:val="00A51F57"/>
    <w:rsid w:val="00A54081"/>
    <w:rsid w:val="00A607B0"/>
    <w:rsid w:val="00A65E5A"/>
    <w:rsid w:val="00A81CEB"/>
    <w:rsid w:val="00A82E3F"/>
    <w:rsid w:val="00A87D60"/>
    <w:rsid w:val="00A902B4"/>
    <w:rsid w:val="00A91F95"/>
    <w:rsid w:val="00A92647"/>
    <w:rsid w:val="00A92BF4"/>
    <w:rsid w:val="00AA1C3E"/>
    <w:rsid w:val="00AB1780"/>
    <w:rsid w:val="00AB5B2D"/>
    <w:rsid w:val="00AC1EAE"/>
    <w:rsid w:val="00AC657D"/>
    <w:rsid w:val="00AD4FA8"/>
    <w:rsid w:val="00AD7A09"/>
    <w:rsid w:val="00AE3BFB"/>
    <w:rsid w:val="00AF3F03"/>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A254C"/>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C09"/>
    <w:rsid w:val="00CA13D5"/>
    <w:rsid w:val="00CB069D"/>
    <w:rsid w:val="00CC5819"/>
    <w:rsid w:val="00CD00C0"/>
    <w:rsid w:val="00CD781A"/>
    <w:rsid w:val="00CF4AAC"/>
    <w:rsid w:val="00CF6080"/>
    <w:rsid w:val="00D10CC2"/>
    <w:rsid w:val="00D1228F"/>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D53BC"/>
    <w:rsid w:val="00DE0116"/>
    <w:rsid w:val="00DF1618"/>
    <w:rsid w:val="00DF4350"/>
    <w:rsid w:val="00DF4CC9"/>
    <w:rsid w:val="00E0115C"/>
    <w:rsid w:val="00E12477"/>
    <w:rsid w:val="00E16146"/>
    <w:rsid w:val="00E4364A"/>
    <w:rsid w:val="00E52057"/>
    <w:rsid w:val="00E5268A"/>
    <w:rsid w:val="00E54805"/>
    <w:rsid w:val="00E71292"/>
    <w:rsid w:val="00E7358E"/>
    <w:rsid w:val="00E83AF9"/>
    <w:rsid w:val="00EA6ADA"/>
    <w:rsid w:val="00EB0FBF"/>
    <w:rsid w:val="00EB4EFF"/>
    <w:rsid w:val="00EB64BB"/>
    <w:rsid w:val="00EC1A5A"/>
    <w:rsid w:val="00ED6359"/>
    <w:rsid w:val="00EE1884"/>
    <w:rsid w:val="00F11546"/>
    <w:rsid w:val="00F16511"/>
    <w:rsid w:val="00F16D38"/>
    <w:rsid w:val="00F23718"/>
    <w:rsid w:val="00F31307"/>
    <w:rsid w:val="00F3469A"/>
    <w:rsid w:val="00F34BF9"/>
    <w:rsid w:val="00F34DE8"/>
    <w:rsid w:val="00F548D4"/>
    <w:rsid w:val="00F631AA"/>
    <w:rsid w:val="00F7147F"/>
    <w:rsid w:val="00F85BBB"/>
    <w:rsid w:val="00F85E54"/>
    <w:rsid w:val="00FA3B99"/>
    <w:rsid w:val="00FA6C8F"/>
    <w:rsid w:val="00FB778E"/>
    <w:rsid w:val="00FE5FF6"/>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 w:type="character" w:styleId="CommentReference">
    <w:name w:val="annotation reference"/>
    <w:basedOn w:val="DefaultParagraphFont"/>
    <w:uiPriority w:val="99"/>
    <w:semiHidden/>
    <w:unhideWhenUsed/>
    <w:rsid w:val="00073124"/>
    <w:rPr>
      <w:sz w:val="16"/>
      <w:szCs w:val="16"/>
    </w:rPr>
  </w:style>
  <w:style w:type="paragraph" w:styleId="CommentText">
    <w:name w:val="annotation text"/>
    <w:basedOn w:val="Normal"/>
    <w:link w:val="CommentTextChar"/>
    <w:uiPriority w:val="99"/>
    <w:semiHidden/>
    <w:unhideWhenUsed/>
    <w:rsid w:val="00073124"/>
    <w:rPr>
      <w:sz w:val="20"/>
      <w:szCs w:val="20"/>
    </w:rPr>
  </w:style>
  <w:style w:type="character" w:customStyle="1" w:styleId="CommentTextChar">
    <w:name w:val="Comment Text Char"/>
    <w:basedOn w:val="DefaultParagraphFont"/>
    <w:link w:val="CommentText"/>
    <w:uiPriority w:val="99"/>
    <w:semiHidden/>
    <w:rsid w:val="00073124"/>
    <w:rPr>
      <w:rFonts w:ascii="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073124"/>
    <w:rPr>
      <w:b/>
      <w:bCs/>
    </w:rPr>
  </w:style>
  <w:style w:type="character" w:customStyle="1" w:styleId="CommentSubjectChar">
    <w:name w:val="Comment Subject Char"/>
    <w:basedOn w:val="CommentTextChar"/>
    <w:link w:val="CommentSubject"/>
    <w:uiPriority w:val="99"/>
    <w:semiHidden/>
    <w:rsid w:val="00073124"/>
    <w:rPr>
      <w:rFonts w:ascii="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rsid w:val="000731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124"/>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comments" Target="comments.xml"/><Relationship Id="rId25" Type="http://schemas.microsoft.com/office/2011/relationships/commentsExtended" Target="commentsExtended.xm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7.PNG"/><Relationship Id="rId34" Type="http://schemas.openxmlformats.org/officeDocument/2006/relationships/header" Target="header2.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hyperlink" Target="https://www.law.cornell.edu/citation/"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4F70612C-EF94-9343-8AE5-51E68BA6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C:\Users\Joao\AppData\Roaming\Microsoft\Templates\Report design (blank).dotx</Template>
  <TotalTime>1379</TotalTime>
  <Pages>25</Pages>
  <Words>4109</Words>
  <Characters>23424</Characters>
  <Application>Microsoft Macintosh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27479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Yihui Fu</cp:lastModifiedBy>
  <cp:revision>288</cp:revision>
  <cp:lastPrinted>2015-09-25T23:32:00Z</cp:lastPrinted>
  <dcterms:created xsi:type="dcterms:W3CDTF">2015-09-25T19:53:00Z</dcterms:created>
  <dcterms:modified xsi:type="dcterms:W3CDTF">2015-11-06T16:53:00Z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